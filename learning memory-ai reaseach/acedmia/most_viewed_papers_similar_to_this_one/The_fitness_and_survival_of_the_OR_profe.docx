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3092D6" w14:textId="77777777" w:rsidR="00ED1DCD" w:rsidRPr="00E84907" w:rsidRDefault="00ED1DCD" w:rsidP="00ED1DCD">
      <w:pPr>
        <w:spacing w:after="165"/>
        <w:rPr>
          <w:color w:val="000000" w:themeColor="text1"/>
        </w:rPr>
      </w:pPr>
    </w:p>
    <w:p w14:paraId="337DC062" w14:textId="38A3A6AE" w:rsidR="00ED1DCD" w:rsidRPr="00E84907" w:rsidRDefault="00E2182F" w:rsidP="00ED1DCD">
      <w:pPr>
        <w:spacing w:after="165"/>
        <w:rPr>
          <w:b/>
          <w:color w:val="000000" w:themeColor="text1"/>
          <w:sz w:val="28"/>
          <w:szCs w:val="28"/>
        </w:rPr>
      </w:pPr>
      <w:r w:rsidRPr="00E84907">
        <w:rPr>
          <w:b/>
          <w:color w:val="000000" w:themeColor="text1"/>
          <w:sz w:val="28"/>
          <w:szCs w:val="28"/>
        </w:rPr>
        <w:t>The fitness and survival of the OR profession in the age of artificial intelligence</w:t>
      </w:r>
      <w:r w:rsidR="0020612D">
        <w:rPr>
          <w:rStyle w:val="FootnoteReference"/>
          <w:b/>
          <w:color w:val="000000" w:themeColor="text1"/>
          <w:sz w:val="28"/>
          <w:szCs w:val="28"/>
        </w:rPr>
        <w:footnoteReference w:id="1"/>
      </w:r>
      <w:r w:rsidRPr="00E84907">
        <w:rPr>
          <w:b/>
          <w:color w:val="000000" w:themeColor="text1"/>
          <w:sz w:val="28"/>
          <w:szCs w:val="28"/>
        </w:rPr>
        <w:t>.</w:t>
      </w:r>
    </w:p>
    <w:p w14:paraId="7333BCD5" w14:textId="34B392A5" w:rsidR="00635ABE" w:rsidRPr="00E84907" w:rsidRDefault="009E1B68" w:rsidP="00ED1DCD">
      <w:pPr>
        <w:rPr>
          <w:rFonts w:eastAsia="Times New Roman"/>
          <w:color w:val="000000" w:themeColor="text1"/>
        </w:rPr>
      </w:pPr>
      <w:r w:rsidRPr="00E84907">
        <w:rPr>
          <w:rFonts w:eastAsia="Times New Roman"/>
          <w:color w:val="000000" w:themeColor="text1"/>
        </w:rPr>
        <w:t>Richard Ormerod</w:t>
      </w:r>
    </w:p>
    <w:p w14:paraId="040AFDB4" w14:textId="77777777" w:rsidR="009E1B68" w:rsidRDefault="009E1B68" w:rsidP="00ED1DCD">
      <w:pPr>
        <w:rPr>
          <w:rFonts w:eastAsia="Times New Roman"/>
          <w:color w:val="000000" w:themeColor="text1"/>
        </w:rPr>
      </w:pPr>
    </w:p>
    <w:p w14:paraId="0A7181FE" w14:textId="044533BC" w:rsidR="000B770E" w:rsidRDefault="00321FF4" w:rsidP="00ED1DCD">
      <w:pPr>
        <w:rPr>
          <w:rFonts w:eastAsia="Times New Roman"/>
          <w:color w:val="000000" w:themeColor="text1"/>
        </w:rPr>
      </w:pPr>
      <w:r>
        <w:rPr>
          <w:rFonts w:eastAsia="Times New Roman"/>
          <w:color w:val="000000" w:themeColor="text1"/>
        </w:rPr>
        <w:t xml:space="preserve">Warwick Business School, </w:t>
      </w:r>
      <w:r w:rsidR="000B770E">
        <w:rPr>
          <w:rFonts w:eastAsia="Times New Roman"/>
          <w:color w:val="000000" w:themeColor="text1"/>
        </w:rPr>
        <w:t>Warwick University, Coventry, CV4 7AL</w:t>
      </w:r>
    </w:p>
    <w:p w14:paraId="3F949E6D" w14:textId="77777777" w:rsidR="000B770E" w:rsidRPr="00E84907" w:rsidRDefault="000B770E" w:rsidP="00ED1DCD">
      <w:pPr>
        <w:rPr>
          <w:rFonts w:eastAsia="Times New Roman"/>
          <w:color w:val="000000" w:themeColor="text1"/>
        </w:rPr>
      </w:pPr>
    </w:p>
    <w:p w14:paraId="55195FFD" w14:textId="7F1A746E" w:rsidR="00984F6A" w:rsidRPr="00E84907" w:rsidRDefault="00635ABE" w:rsidP="00ED1DCD">
      <w:pPr>
        <w:rPr>
          <w:rFonts w:eastAsia="Times New Roman"/>
          <w:b/>
          <w:color w:val="000000" w:themeColor="text1"/>
        </w:rPr>
      </w:pPr>
      <w:r w:rsidRPr="00E84907">
        <w:rPr>
          <w:rFonts w:eastAsia="Times New Roman"/>
          <w:b/>
          <w:color w:val="000000" w:themeColor="text1"/>
        </w:rPr>
        <w:t>Abstract</w:t>
      </w:r>
    </w:p>
    <w:p w14:paraId="5131D08C" w14:textId="77777777" w:rsidR="00635ABE" w:rsidRPr="00E84907" w:rsidRDefault="00635ABE" w:rsidP="00ED1DCD">
      <w:pPr>
        <w:rPr>
          <w:rFonts w:eastAsia="Times New Roman"/>
          <w:color w:val="000000" w:themeColor="text1"/>
        </w:rPr>
      </w:pPr>
    </w:p>
    <w:p w14:paraId="7FA7FF9E" w14:textId="31665A65" w:rsidR="00ED1DCD" w:rsidRPr="008E7AAD" w:rsidRDefault="00A94B2E" w:rsidP="00ED1DCD">
      <w:pPr>
        <w:rPr>
          <w:rFonts w:eastAsia="Times New Roman"/>
          <w:color w:val="000000" w:themeColor="text1"/>
        </w:rPr>
      </w:pPr>
      <w:r w:rsidRPr="00E84907">
        <w:rPr>
          <w:rFonts w:eastAsia="Times New Roman"/>
          <w:color w:val="000000" w:themeColor="text1"/>
        </w:rPr>
        <w:t>H</w:t>
      </w:r>
      <w:r w:rsidR="009C5BC5" w:rsidRPr="00E84907">
        <w:rPr>
          <w:rFonts w:eastAsia="Times New Roman"/>
          <w:color w:val="000000" w:themeColor="text1"/>
        </w:rPr>
        <w:t xml:space="preserve">ow </w:t>
      </w:r>
      <w:r w:rsidRPr="00E84907">
        <w:rPr>
          <w:rFonts w:eastAsia="Times New Roman"/>
          <w:color w:val="000000" w:themeColor="text1"/>
        </w:rPr>
        <w:t>will AI</w:t>
      </w:r>
      <w:r w:rsidR="00F02109" w:rsidRPr="00E84907">
        <w:rPr>
          <w:rFonts w:eastAsia="Times New Roman"/>
          <w:color w:val="000000" w:themeColor="text1"/>
        </w:rPr>
        <w:t xml:space="preserve"> </w:t>
      </w:r>
      <w:r w:rsidR="00521A52">
        <w:rPr>
          <w:rFonts w:eastAsia="Times New Roman"/>
          <w:color w:val="000000" w:themeColor="text1"/>
        </w:rPr>
        <w:t xml:space="preserve">affect OR </w:t>
      </w:r>
      <w:r w:rsidR="00F76972">
        <w:rPr>
          <w:rFonts w:eastAsia="Times New Roman"/>
          <w:color w:val="000000" w:themeColor="text1"/>
        </w:rPr>
        <w:t>practice</w:t>
      </w:r>
      <w:r w:rsidR="00254754" w:rsidRPr="00E84907">
        <w:rPr>
          <w:rFonts w:eastAsia="Times New Roman"/>
          <w:color w:val="000000" w:themeColor="text1"/>
        </w:rPr>
        <w:t>?</w:t>
      </w:r>
      <w:r w:rsidR="00AB3C88" w:rsidRPr="00E84907">
        <w:rPr>
          <w:rFonts w:eastAsia="Times New Roman"/>
          <w:color w:val="000000" w:themeColor="text1"/>
        </w:rPr>
        <w:t xml:space="preserve"> </w:t>
      </w:r>
      <w:r w:rsidR="00656173" w:rsidRPr="00E84907">
        <w:rPr>
          <w:rFonts w:eastAsia="Times New Roman"/>
          <w:color w:val="000000" w:themeColor="text1"/>
        </w:rPr>
        <w:t>In OR we aspire to be log</w:t>
      </w:r>
      <w:r w:rsidR="00E74AE3">
        <w:rPr>
          <w:rFonts w:eastAsia="Times New Roman"/>
          <w:color w:val="000000" w:themeColor="text1"/>
        </w:rPr>
        <w:t xml:space="preserve">ical, and therefore our </w:t>
      </w:r>
      <w:r w:rsidR="00656173" w:rsidRPr="00E84907">
        <w:rPr>
          <w:rFonts w:eastAsia="Times New Roman"/>
          <w:color w:val="000000" w:themeColor="text1"/>
        </w:rPr>
        <w:t>behaviours should be relati</w:t>
      </w:r>
      <w:r w:rsidR="00656173">
        <w:rPr>
          <w:rFonts w:eastAsia="Times New Roman"/>
          <w:color w:val="000000" w:themeColor="text1"/>
        </w:rPr>
        <w:t>vely easy to replicate in logic, the basis of computer systems</w:t>
      </w:r>
      <w:r w:rsidR="00656173" w:rsidRPr="00E84907">
        <w:rPr>
          <w:rFonts w:eastAsia="Times New Roman"/>
          <w:color w:val="000000" w:themeColor="text1"/>
        </w:rPr>
        <w:t>.</w:t>
      </w:r>
      <w:r w:rsidR="00656173">
        <w:rPr>
          <w:rFonts w:eastAsia="Times New Roman"/>
          <w:color w:val="000000" w:themeColor="text1"/>
        </w:rPr>
        <w:t xml:space="preserve"> </w:t>
      </w:r>
      <w:r w:rsidR="00792656">
        <w:rPr>
          <w:rFonts w:eastAsia="Times New Roman"/>
          <w:color w:val="000000" w:themeColor="text1"/>
        </w:rPr>
        <w:t>W</w:t>
      </w:r>
      <w:r w:rsidR="00656173">
        <w:rPr>
          <w:rFonts w:eastAsia="Times New Roman"/>
          <w:color w:val="000000" w:themeColor="text1"/>
        </w:rPr>
        <w:t xml:space="preserve">e </w:t>
      </w:r>
      <w:r w:rsidR="00792656">
        <w:rPr>
          <w:rFonts w:eastAsia="Times New Roman"/>
          <w:color w:val="000000" w:themeColor="text1"/>
        </w:rPr>
        <w:t xml:space="preserve">also </w:t>
      </w:r>
      <w:r w:rsidR="00656173">
        <w:rPr>
          <w:rFonts w:eastAsia="Times New Roman"/>
          <w:color w:val="000000" w:themeColor="text1"/>
        </w:rPr>
        <w:t>pride ourselves on our attention to context, our p</w:t>
      </w:r>
      <w:r w:rsidR="0076124C">
        <w:rPr>
          <w:rFonts w:eastAsia="Times New Roman"/>
          <w:color w:val="000000" w:themeColor="text1"/>
        </w:rPr>
        <w:t xml:space="preserve">roject management </w:t>
      </w:r>
      <w:r w:rsidR="00656173">
        <w:rPr>
          <w:rFonts w:eastAsia="Times New Roman"/>
          <w:color w:val="000000" w:themeColor="text1"/>
        </w:rPr>
        <w:t>skills</w:t>
      </w:r>
      <w:r w:rsidR="0076124C">
        <w:rPr>
          <w:rFonts w:eastAsia="Times New Roman"/>
          <w:color w:val="000000" w:themeColor="text1"/>
        </w:rPr>
        <w:t>, and our pragmatic approach.</w:t>
      </w:r>
      <w:r w:rsidR="00656173">
        <w:rPr>
          <w:rFonts w:eastAsia="Times New Roman"/>
          <w:color w:val="000000" w:themeColor="text1"/>
        </w:rPr>
        <w:t xml:space="preserve"> </w:t>
      </w:r>
      <w:r w:rsidR="00E74AE3">
        <w:rPr>
          <w:rFonts w:eastAsia="Times New Roman"/>
          <w:color w:val="000000" w:themeColor="text1"/>
        </w:rPr>
        <w:t>To think about the issues,</w:t>
      </w:r>
      <w:r w:rsidR="002670B3" w:rsidRPr="00E84907">
        <w:rPr>
          <w:rFonts w:eastAsia="Times New Roman"/>
          <w:color w:val="000000" w:themeColor="text1"/>
        </w:rPr>
        <w:t xml:space="preserve"> we can turn to </w:t>
      </w:r>
      <w:r w:rsidR="00062449" w:rsidRPr="00E84907">
        <w:rPr>
          <w:rFonts w:eastAsia="Times New Roman"/>
          <w:color w:val="000000" w:themeColor="text1"/>
        </w:rPr>
        <w:t>our experience of practicing OR and</w:t>
      </w:r>
      <w:r w:rsidR="002670B3" w:rsidRPr="00E84907">
        <w:rPr>
          <w:rFonts w:eastAsia="Times New Roman"/>
          <w:color w:val="000000" w:themeColor="text1"/>
        </w:rPr>
        <w:t xml:space="preserve"> </w:t>
      </w:r>
      <w:r w:rsidR="00062449" w:rsidRPr="00E84907">
        <w:rPr>
          <w:rFonts w:eastAsia="Times New Roman"/>
          <w:color w:val="000000" w:themeColor="text1"/>
        </w:rPr>
        <w:t xml:space="preserve">to </w:t>
      </w:r>
      <w:r w:rsidR="00A627AB" w:rsidRPr="00E84907">
        <w:rPr>
          <w:rFonts w:eastAsia="Times New Roman"/>
          <w:color w:val="000000" w:themeColor="text1"/>
        </w:rPr>
        <w:t>the insights</w:t>
      </w:r>
      <w:r w:rsidR="00062449" w:rsidRPr="00E84907">
        <w:rPr>
          <w:rFonts w:eastAsia="Times New Roman"/>
          <w:color w:val="000000" w:themeColor="text1"/>
        </w:rPr>
        <w:t xml:space="preserve"> of </w:t>
      </w:r>
      <w:r w:rsidR="00017B31" w:rsidRPr="00E84907">
        <w:rPr>
          <w:rFonts w:eastAsia="Times New Roman"/>
          <w:color w:val="000000" w:themeColor="text1"/>
        </w:rPr>
        <w:t xml:space="preserve">mathematics, </w:t>
      </w:r>
      <w:r w:rsidR="00017B31">
        <w:rPr>
          <w:rFonts w:eastAsia="Times New Roman"/>
          <w:color w:val="000000" w:themeColor="text1"/>
        </w:rPr>
        <w:t>philosophy,</w:t>
      </w:r>
      <w:r w:rsidR="00017B31" w:rsidRPr="00E84907">
        <w:rPr>
          <w:rFonts w:eastAsia="Times New Roman"/>
          <w:color w:val="000000" w:themeColor="text1"/>
        </w:rPr>
        <w:t xml:space="preserve"> </w:t>
      </w:r>
      <w:r w:rsidR="00D17A02" w:rsidRPr="00E84907">
        <w:rPr>
          <w:rFonts w:eastAsia="Times New Roman"/>
          <w:color w:val="000000" w:themeColor="text1"/>
        </w:rPr>
        <w:t>sociology</w:t>
      </w:r>
      <w:r w:rsidR="00D17A02">
        <w:rPr>
          <w:rFonts w:eastAsia="Times New Roman"/>
          <w:color w:val="000000" w:themeColor="text1"/>
        </w:rPr>
        <w:t>,</w:t>
      </w:r>
      <w:r w:rsidR="00D17A02" w:rsidRPr="00E84907">
        <w:rPr>
          <w:rFonts w:eastAsia="Times New Roman"/>
          <w:color w:val="000000" w:themeColor="text1"/>
        </w:rPr>
        <w:t xml:space="preserve"> </w:t>
      </w:r>
      <w:r w:rsidR="00E86360">
        <w:rPr>
          <w:rFonts w:eastAsia="Times New Roman"/>
          <w:color w:val="000000" w:themeColor="text1"/>
        </w:rPr>
        <w:t xml:space="preserve">and </w:t>
      </w:r>
      <w:r w:rsidR="00017B31">
        <w:rPr>
          <w:rFonts w:eastAsia="Times New Roman"/>
          <w:color w:val="000000" w:themeColor="text1"/>
        </w:rPr>
        <w:t>economics</w:t>
      </w:r>
      <w:r w:rsidR="002670B3" w:rsidRPr="00E84907">
        <w:rPr>
          <w:rFonts w:eastAsia="Times New Roman"/>
          <w:color w:val="000000" w:themeColor="text1"/>
        </w:rPr>
        <w:t xml:space="preserve">. </w:t>
      </w:r>
      <w:r w:rsidR="00017B31">
        <w:rPr>
          <w:rFonts w:eastAsia="Times New Roman"/>
          <w:color w:val="000000" w:themeColor="text1"/>
        </w:rPr>
        <w:t>Mathematician</w:t>
      </w:r>
      <w:r w:rsidR="00E85DFD">
        <w:rPr>
          <w:rFonts w:eastAsia="Times New Roman"/>
          <w:color w:val="000000" w:themeColor="text1"/>
        </w:rPr>
        <w:t>s</w:t>
      </w:r>
      <w:r w:rsidR="00017B31">
        <w:rPr>
          <w:rFonts w:eastAsia="Times New Roman"/>
          <w:color w:val="000000" w:themeColor="text1"/>
        </w:rPr>
        <w:t xml:space="preserve"> and philosophers have widened the scope of logic to cover many aspects </w:t>
      </w:r>
      <w:r w:rsidR="00A94CFD">
        <w:rPr>
          <w:rFonts w:eastAsia="Times New Roman"/>
          <w:color w:val="000000" w:themeColor="text1"/>
        </w:rPr>
        <w:t xml:space="preserve">of </w:t>
      </w:r>
      <w:r w:rsidR="003C3610">
        <w:rPr>
          <w:rFonts w:eastAsia="Times New Roman"/>
          <w:color w:val="000000" w:themeColor="text1"/>
        </w:rPr>
        <w:t>decision</w:t>
      </w:r>
      <w:r w:rsidR="00E85DFD">
        <w:rPr>
          <w:rFonts w:eastAsia="Times New Roman"/>
          <w:color w:val="000000" w:themeColor="text1"/>
        </w:rPr>
        <w:t>-</w:t>
      </w:r>
      <w:r w:rsidR="003C3610">
        <w:rPr>
          <w:rFonts w:eastAsia="Times New Roman"/>
          <w:color w:val="000000" w:themeColor="text1"/>
        </w:rPr>
        <w:t>making</w:t>
      </w:r>
      <w:r w:rsidR="00017B31">
        <w:rPr>
          <w:rFonts w:eastAsia="Times New Roman"/>
          <w:color w:val="000000" w:themeColor="text1"/>
        </w:rPr>
        <w:t>; s</w:t>
      </w:r>
      <w:r w:rsidR="00D1096B">
        <w:rPr>
          <w:rFonts w:eastAsia="Times New Roman"/>
          <w:color w:val="000000" w:themeColor="text1"/>
        </w:rPr>
        <w:t>ociologists</w:t>
      </w:r>
      <w:r w:rsidR="00E85DFD">
        <w:rPr>
          <w:rFonts w:eastAsia="Times New Roman"/>
          <w:color w:val="000000" w:themeColor="text1"/>
        </w:rPr>
        <w:t xml:space="preserve"> have conducted</w:t>
      </w:r>
      <w:r w:rsidR="00856D17" w:rsidRPr="00E84907">
        <w:rPr>
          <w:rFonts w:eastAsia="Times New Roman"/>
          <w:color w:val="000000" w:themeColor="text1"/>
        </w:rPr>
        <w:t xml:space="preserve"> research into the </w:t>
      </w:r>
      <w:r w:rsidR="00D1096B">
        <w:rPr>
          <w:rFonts w:eastAsia="Times New Roman"/>
          <w:color w:val="000000" w:themeColor="text1"/>
        </w:rPr>
        <w:t xml:space="preserve">social context </w:t>
      </w:r>
      <w:r w:rsidR="00E85DFD">
        <w:rPr>
          <w:rFonts w:eastAsia="Times New Roman"/>
          <w:color w:val="000000" w:themeColor="text1"/>
        </w:rPr>
        <w:t xml:space="preserve">and consequences </w:t>
      </w:r>
      <w:r w:rsidR="00D1096B">
        <w:rPr>
          <w:rFonts w:eastAsia="Times New Roman"/>
          <w:color w:val="000000" w:themeColor="text1"/>
        </w:rPr>
        <w:t>of</w:t>
      </w:r>
      <w:r w:rsidR="00856115">
        <w:rPr>
          <w:rFonts w:eastAsia="Times New Roman"/>
          <w:color w:val="000000" w:themeColor="text1"/>
        </w:rPr>
        <w:t xml:space="preserve"> new technologies and</w:t>
      </w:r>
      <w:r w:rsidR="00856D17" w:rsidRPr="00E84907">
        <w:rPr>
          <w:rFonts w:eastAsia="Times New Roman"/>
          <w:color w:val="000000" w:themeColor="text1"/>
        </w:rPr>
        <w:t xml:space="preserve"> </w:t>
      </w:r>
      <w:r w:rsidR="00D1096B">
        <w:rPr>
          <w:rFonts w:eastAsia="Times New Roman"/>
          <w:color w:val="000000" w:themeColor="text1"/>
        </w:rPr>
        <w:t xml:space="preserve">economists </w:t>
      </w:r>
      <w:r w:rsidR="00C13098">
        <w:rPr>
          <w:rFonts w:eastAsia="Times New Roman"/>
          <w:color w:val="000000" w:themeColor="text1"/>
        </w:rPr>
        <w:t xml:space="preserve">have </w:t>
      </w:r>
      <w:r w:rsidR="00193FAC">
        <w:rPr>
          <w:rFonts w:eastAsia="Times New Roman"/>
          <w:color w:val="000000" w:themeColor="text1"/>
        </w:rPr>
        <w:t xml:space="preserve">analysed </w:t>
      </w:r>
      <w:r w:rsidR="00856115">
        <w:rPr>
          <w:rFonts w:eastAsia="Times New Roman"/>
          <w:color w:val="000000" w:themeColor="text1"/>
        </w:rPr>
        <w:t xml:space="preserve">their </w:t>
      </w:r>
      <w:r w:rsidR="00075F79">
        <w:rPr>
          <w:rFonts w:eastAsia="Times New Roman"/>
          <w:color w:val="000000" w:themeColor="text1"/>
        </w:rPr>
        <w:t>rates of</w:t>
      </w:r>
      <w:r w:rsidR="00193FAC">
        <w:rPr>
          <w:rFonts w:eastAsia="Times New Roman"/>
          <w:color w:val="000000" w:themeColor="text1"/>
        </w:rPr>
        <w:t xml:space="preserve"> </w:t>
      </w:r>
      <w:r w:rsidR="00075F79">
        <w:rPr>
          <w:rFonts w:eastAsia="Times New Roman"/>
          <w:color w:val="000000" w:themeColor="text1"/>
        </w:rPr>
        <w:t>penetration</w:t>
      </w:r>
      <w:r w:rsidR="00856D17" w:rsidRPr="00E84907">
        <w:rPr>
          <w:rFonts w:eastAsia="Times New Roman"/>
          <w:color w:val="000000" w:themeColor="text1"/>
        </w:rPr>
        <w:t>.</w:t>
      </w:r>
      <w:r w:rsidR="004B4B4E" w:rsidRPr="00E84907">
        <w:rPr>
          <w:rFonts w:eastAsia="Times New Roman"/>
          <w:color w:val="000000" w:themeColor="text1"/>
        </w:rPr>
        <w:t xml:space="preserve"> </w:t>
      </w:r>
      <w:r w:rsidR="00075F79">
        <w:rPr>
          <w:color w:val="000000" w:themeColor="text1"/>
          <w:lang w:val="en-US"/>
        </w:rPr>
        <w:t>S</w:t>
      </w:r>
      <w:r w:rsidR="00367361">
        <w:rPr>
          <w:color w:val="000000" w:themeColor="text1"/>
          <w:lang w:val="en-US"/>
        </w:rPr>
        <w:t xml:space="preserve">ome </w:t>
      </w:r>
      <w:r w:rsidR="00075F79">
        <w:rPr>
          <w:color w:val="000000" w:themeColor="text1"/>
          <w:lang w:val="en-US"/>
        </w:rPr>
        <w:t xml:space="preserve">OR jobs </w:t>
      </w:r>
      <w:r w:rsidR="00367361">
        <w:rPr>
          <w:color w:val="000000" w:themeColor="text1"/>
          <w:lang w:val="en-US"/>
        </w:rPr>
        <w:t xml:space="preserve">will </w:t>
      </w:r>
      <w:r w:rsidR="00601126">
        <w:rPr>
          <w:color w:val="000000" w:themeColor="text1"/>
          <w:lang w:val="en-US"/>
        </w:rPr>
        <w:t xml:space="preserve">be destroyed and others will be created </w:t>
      </w:r>
      <w:r w:rsidR="001C686D" w:rsidRPr="00E84907">
        <w:rPr>
          <w:color w:val="000000" w:themeColor="text1"/>
          <w:lang w:val="en-US"/>
        </w:rPr>
        <w:t xml:space="preserve">giving rise to new, more varied </w:t>
      </w:r>
      <w:r w:rsidR="00262B3B" w:rsidRPr="00E84907">
        <w:rPr>
          <w:color w:val="000000" w:themeColor="text1"/>
          <w:lang w:val="en-US"/>
        </w:rPr>
        <w:t>career paths</w:t>
      </w:r>
      <w:r w:rsidR="003054AE" w:rsidRPr="00E84907">
        <w:rPr>
          <w:color w:val="000000" w:themeColor="text1"/>
          <w:lang w:val="en-US"/>
        </w:rPr>
        <w:t xml:space="preserve">. </w:t>
      </w:r>
      <w:r w:rsidR="00050BCC">
        <w:rPr>
          <w:color w:val="000000" w:themeColor="text1"/>
          <w:lang w:val="en-US"/>
        </w:rPr>
        <w:t xml:space="preserve">The paper concludes that the centre of gravity of OR practice will move from analysis to those aspects difficult to computerize, the ‘residuals’. </w:t>
      </w:r>
      <w:r w:rsidR="00604066">
        <w:rPr>
          <w:color w:val="000000" w:themeColor="text1"/>
          <w:lang w:val="en-US"/>
        </w:rPr>
        <w:t>When</w:t>
      </w:r>
      <w:r w:rsidR="002F57CF">
        <w:rPr>
          <w:color w:val="000000" w:themeColor="text1"/>
          <w:lang w:val="en-US"/>
        </w:rPr>
        <w:t xml:space="preserve"> </w:t>
      </w:r>
      <w:r w:rsidR="001A5669">
        <w:rPr>
          <w:color w:val="000000" w:themeColor="text1"/>
          <w:lang w:val="en-US"/>
        </w:rPr>
        <w:t>AI does finally displace OR practitioners</w:t>
      </w:r>
      <w:r w:rsidR="00445320">
        <w:rPr>
          <w:color w:val="000000" w:themeColor="text1"/>
          <w:lang w:val="en-US"/>
        </w:rPr>
        <w:t>,</w:t>
      </w:r>
      <w:r w:rsidR="001A5669">
        <w:rPr>
          <w:color w:val="000000" w:themeColor="text1"/>
          <w:lang w:val="en-US"/>
        </w:rPr>
        <w:t xml:space="preserve"> it </w:t>
      </w:r>
      <w:r w:rsidR="007237E4">
        <w:rPr>
          <w:color w:val="000000" w:themeColor="text1"/>
          <w:lang w:val="en-US"/>
        </w:rPr>
        <w:t xml:space="preserve">may </w:t>
      </w:r>
      <w:r w:rsidR="001A5669">
        <w:rPr>
          <w:color w:val="000000" w:themeColor="text1"/>
          <w:lang w:val="en-US"/>
        </w:rPr>
        <w:t xml:space="preserve">come in </w:t>
      </w:r>
      <w:r w:rsidR="007237E4">
        <w:rPr>
          <w:color w:val="000000" w:themeColor="text1"/>
          <w:lang w:val="en-US"/>
        </w:rPr>
        <w:t>the form of ‘AI</w:t>
      </w:r>
      <w:r w:rsidR="001626CC">
        <w:rPr>
          <w:color w:val="000000" w:themeColor="text1"/>
          <w:lang w:val="en-US"/>
        </w:rPr>
        <w:t xml:space="preserve"> strong enough for OR’, </w:t>
      </w:r>
      <w:r w:rsidR="001A5F67">
        <w:rPr>
          <w:color w:val="000000" w:themeColor="text1"/>
          <w:lang w:val="en-US"/>
        </w:rPr>
        <w:t xml:space="preserve">strong </w:t>
      </w:r>
      <w:r w:rsidR="00D26AF2">
        <w:rPr>
          <w:color w:val="000000" w:themeColor="text1"/>
          <w:lang w:val="en-US"/>
        </w:rPr>
        <w:t xml:space="preserve">enough </w:t>
      </w:r>
      <w:r w:rsidR="001A5F67">
        <w:rPr>
          <w:color w:val="000000" w:themeColor="text1"/>
          <w:lang w:val="en-US"/>
        </w:rPr>
        <w:t>to satisfy</w:t>
      </w:r>
      <w:r w:rsidR="007237E4">
        <w:rPr>
          <w:color w:val="000000" w:themeColor="text1"/>
          <w:lang w:val="en-US"/>
        </w:rPr>
        <w:t xml:space="preserve"> potential OR clients in</w:t>
      </w:r>
      <w:r w:rsidR="00014662">
        <w:rPr>
          <w:color w:val="000000" w:themeColor="text1"/>
          <w:lang w:val="en-US"/>
        </w:rPr>
        <w:t xml:space="preserve"> terms of efficacy and cost.  T</w:t>
      </w:r>
      <w:r w:rsidR="007237E4">
        <w:rPr>
          <w:color w:val="000000" w:themeColor="text1"/>
          <w:lang w:val="en-US"/>
        </w:rPr>
        <w:t xml:space="preserve">he OR community needs to get involved </w:t>
      </w:r>
      <w:r w:rsidR="00445320">
        <w:rPr>
          <w:color w:val="000000" w:themeColor="text1"/>
          <w:lang w:val="en-US"/>
        </w:rPr>
        <w:t>more deeply</w:t>
      </w:r>
      <w:r w:rsidR="00014662">
        <w:rPr>
          <w:color w:val="000000" w:themeColor="text1"/>
          <w:lang w:val="en-US"/>
        </w:rPr>
        <w:t xml:space="preserve"> in AI</w:t>
      </w:r>
      <w:r w:rsidR="007237E4">
        <w:rPr>
          <w:color w:val="000000" w:themeColor="text1"/>
          <w:lang w:val="en-US"/>
        </w:rPr>
        <w:t>; it has the relevant expertise to do so.</w:t>
      </w:r>
    </w:p>
    <w:p w14:paraId="6B065039" w14:textId="77777777" w:rsidR="00ED1DCD" w:rsidRDefault="00ED1DCD" w:rsidP="00ED1DCD">
      <w:pPr>
        <w:rPr>
          <w:color w:val="000000" w:themeColor="text1"/>
          <w:lang w:val="en-US"/>
        </w:rPr>
      </w:pPr>
    </w:p>
    <w:p w14:paraId="7E74E489" w14:textId="05FB723C" w:rsidR="00340285" w:rsidRDefault="00340285" w:rsidP="00ED1DCD">
      <w:pPr>
        <w:rPr>
          <w:color w:val="000000" w:themeColor="text1"/>
          <w:lang w:val="en-US"/>
        </w:rPr>
      </w:pPr>
      <w:r>
        <w:rPr>
          <w:color w:val="000000" w:themeColor="text1"/>
          <w:lang w:val="en-US"/>
        </w:rPr>
        <w:t xml:space="preserve">Key words: process of OR, </w:t>
      </w:r>
      <w:r w:rsidR="00B1673B">
        <w:rPr>
          <w:color w:val="000000" w:themeColor="text1"/>
          <w:lang w:val="en-US"/>
        </w:rPr>
        <w:t xml:space="preserve">logic, </w:t>
      </w:r>
      <w:r>
        <w:rPr>
          <w:color w:val="000000" w:themeColor="text1"/>
          <w:lang w:val="en-US"/>
        </w:rPr>
        <w:t xml:space="preserve">artificial intelligence, </w:t>
      </w:r>
      <w:r w:rsidR="00B1673B">
        <w:rPr>
          <w:color w:val="000000" w:themeColor="text1"/>
          <w:lang w:val="en-US"/>
        </w:rPr>
        <w:t>knowledge engineering, machine learning</w:t>
      </w:r>
    </w:p>
    <w:p w14:paraId="657068C8" w14:textId="77777777" w:rsidR="00340285" w:rsidRPr="00E84907" w:rsidRDefault="00340285" w:rsidP="00ED1DCD">
      <w:pPr>
        <w:rPr>
          <w:color w:val="000000" w:themeColor="text1"/>
          <w:lang w:val="en-US"/>
        </w:rPr>
      </w:pPr>
    </w:p>
    <w:p w14:paraId="3EAFF236" w14:textId="5A0149B1" w:rsidR="0032723A" w:rsidRPr="00340285" w:rsidRDefault="00635ABE" w:rsidP="00340285">
      <w:pPr>
        <w:spacing w:after="165"/>
        <w:rPr>
          <w:b/>
          <w:color w:val="000000" w:themeColor="text1"/>
        </w:rPr>
      </w:pPr>
      <w:r w:rsidRPr="00E84907">
        <w:rPr>
          <w:b/>
          <w:color w:val="000000" w:themeColor="text1"/>
        </w:rPr>
        <w:t>Introduction</w:t>
      </w:r>
    </w:p>
    <w:p w14:paraId="038986F2" w14:textId="700C186F" w:rsidR="004B733C" w:rsidRPr="00E84907" w:rsidRDefault="00F22418" w:rsidP="004B733C">
      <w:pPr>
        <w:rPr>
          <w:rFonts w:eastAsia="Times New Roman"/>
          <w:color w:val="000000" w:themeColor="text1"/>
        </w:rPr>
      </w:pPr>
      <w:r>
        <w:rPr>
          <w:rFonts w:eastAsia="Times New Roman"/>
          <w:color w:val="000000" w:themeColor="text1"/>
        </w:rPr>
        <w:t>In 1950</w:t>
      </w:r>
      <w:r w:rsidR="00EB4374">
        <w:rPr>
          <w:rFonts w:eastAsia="Times New Roman"/>
          <w:color w:val="000000" w:themeColor="text1"/>
        </w:rPr>
        <w:t xml:space="preserve"> the mathematician Alan T</w:t>
      </w:r>
      <w:r w:rsidR="00445320">
        <w:rPr>
          <w:rFonts w:eastAsia="Times New Roman"/>
          <w:color w:val="000000" w:themeColor="text1"/>
        </w:rPr>
        <w:t>uring published a paper, C</w:t>
      </w:r>
      <w:r w:rsidR="00EB4374" w:rsidRPr="00414946">
        <w:rPr>
          <w:rFonts w:eastAsia="Times New Roman"/>
          <w:i/>
          <w:color w:val="000000" w:themeColor="text1"/>
        </w:rPr>
        <w:t>omputing machinery and intelligence</w:t>
      </w:r>
      <w:r w:rsidR="00EB4374">
        <w:rPr>
          <w:rFonts w:eastAsia="Times New Roman"/>
          <w:color w:val="000000" w:themeColor="text1"/>
        </w:rPr>
        <w:t xml:space="preserve"> (Turing, 1950</w:t>
      </w:r>
      <w:r w:rsidR="002A48E8">
        <w:rPr>
          <w:rFonts w:eastAsia="Times New Roman"/>
          <w:color w:val="000000" w:themeColor="text1"/>
        </w:rPr>
        <w:t>)</w:t>
      </w:r>
      <w:r w:rsidR="00445320">
        <w:rPr>
          <w:rFonts w:eastAsia="Times New Roman"/>
          <w:color w:val="000000" w:themeColor="text1"/>
        </w:rPr>
        <w:t>, in which he posed</w:t>
      </w:r>
      <w:r w:rsidR="002A48E8">
        <w:rPr>
          <w:rFonts w:eastAsia="Times New Roman"/>
          <w:color w:val="000000" w:themeColor="text1"/>
        </w:rPr>
        <w:t xml:space="preserve"> the question ‘can machines think?’</w:t>
      </w:r>
      <w:r w:rsidR="00A56CE0">
        <w:rPr>
          <w:rFonts w:eastAsia="Times New Roman"/>
          <w:color w:val="000000" w:themeColor="text1"/>
        </w:rPr>
        <w:t xml:space="preserve"> and formulated</w:t>
      </w:r>
      <w:r w:rsidR="002A48E8">
        <w:rPr>
          <w:rFonts w:eastAsia="Times New Roman"/>
          <w:color w:val="000000" w:themeColor="text1"/>
        </w:rPr>
        <w:t xml:space="preserve"> the </w:t>
      </w:r>
      <w:r w:rsidR="00A56CE0">
        <w:rPr>
          <w:rFonts w:eastAsia="Times New Roman"/>
          <w:color w:val="000000" w:themeColor="text1"/>
        </w:rPr>
        <w:t>“</w:t>
      </w:r>
      <w:r w:rsidR="002A48E8">
        <w:rPr>
          <w:rFonts w:eastAsia="Times New Roman"/>
          <w:color w:val="000000" w:themeColor="text1"/>
        </w:rPr>
        <w:t>Turing Test</w:t>
      </w:r>
      <w:r w:rsidR="00EB3001">
        <w:rPr>
          <w:rFonts w:eastAsia="Times New Roman"/>
          <w:color w:val="000000" w:themeColor="text1"/>
        </w:rPr>
        <w:t>”</w:t>
      </w:r>
      <w:r w:rsidR="002A48E8">
        <w:rPr>
          <w:rFonts w:eastAsia="Times New Roman"/>
          <w:color w:val="000000" w:themeColor="text1"/>
        </w:rPr>
        <w:t>.</w:t>
      </w:r>
      <w:r w:rsidR="00EB4374" w:rsidRPr="00B869E4">
        <w:rPr>
          <w:rFonts w:eastAsia="Times New Roman"/>
          <w:color w:val="000000" w:themeColor="text1"/>
        </w:rPr>
        <w:t xml:space="preserve"> </w:t>
      </w:r>
      <w:r w:rsidR="002A48E8">
        <w:rPr>
          <w:rFonts w:eastAsia="Times New Roman"/>
          <w:color w:val="000000" w:themeColor="text1"/>
        </w:rPr>
        <w:t xml:space="preserve">In 1955, </w:t>
      </w:r>
      <w:r w:rsidR="002A48E8">
        <w:rPr>
          <w:rFonts w:eastAsia="Times New Roman"/>
          <w:color w:val="281E1E"/>
          <w:shd w:val="clear" w:color="auto" w:fill="FFFFFF"/>
        </w:rPr>
        <w:t>t</w:t>
      </w:r>
      <w:r w:rsidR="00EB4374" w:rsidRPr="00B869E4">
        <w:rPr>
          <w:rFonts w:eastAsia="Times New Roman"/>
          <w:color w:val="281E1E"/>
          <w:shd w:val="clear" w:color="auto" w:fill="FFFFFF"/>
        </w:rPr>
        <w:t xml:space="preserve">he cognitive scientist </w:t>
      </w:r>
      <w:r w:rsidR="00EB4374">
        <w:rPr>
          <w:rFonts w:eastAsia="Times New Roman"/>
          <w:color w:val="281E1E"/>
          <w:shd w:val="clear" w:color="auto" w:fill="FFFFFF"/>
        </w:rPr>
        <w:t xml:space="preserve">John McCarthy </w:t>
      </w:r>
      <w:r w:rsidR="00EB4374" w:rsidRPr="00B869E4">
        <w:rPr>
          <w:rFonts w:eastAsia="Times New Roman"/>
          <w:color w:val="281E1E"/>
          <w:shd w:val="clear" w:color="auto" w:fill="FFFFFF"/>
        </w:rPr>
        <w:t xml:space="preserve">coined the term </w:t>
      </w:r>
      <w:r w:rsidR="00EB4374">
        <w:rPr>
          <w:rFonts w:eastAsia="Times New Roman"/>
          <w:color w:val="281E1E"/>
          <w:shd w:val="clear" w:color="auto" w:fill="FFFFFF"/>
        </w:rPr>
        <w:t xml:space="preserve">artificial intelligence </w:t>
      </w:r>
      <w:r w:rsidR="00EB4374" w:rsidRPr="00B869E4">
        <w:rPr>
          <w:rFonts w:eastAsia="Times New Roman"/>
          <w:color w:val="281E1E"/>
          <w:shd w:val="clear" w:color="auto" w:fill="FFFFFF"/>
        </w:rPr>
        <w:t xml:space="preserve">in his proposal for the 1956 Dartmouth Conference, the first artificial intelligence conference. The objective </w:t>
      </w:r>
      <w:r w:rsidR="00A56CE0">
        <w:rPr>
          <w:rFonts w:eastAsia="Times New Roman"/>
          <w:color w:val="281E1E"/>
          <w:shd w:val="clear" w:color="auto" w:fill="FFFFFF"/>
        </w:rPr>
        <w:t>of the conference was to explore ways of making</w:t>
      </w:r>
      <w:r w:rsidR="00EB4374" w:rsidRPr="00B869E4">
        <w:rPr>
          <w:rFonts w:eastAsia="Times New Roman"/>
          <w:color w:val="281E1E"/>
          <w:shd w:val="clear" w:color="auto" w:fill="FFFFFF"/>
        </w:rPr>
        <w:t xml:space="preserve"> a machine tha</w:t>
      </w:r>
      <w:r w:rsidR="00345F00">
        <w:rPr>
          <w:rFonts w:eastAsia="Times New Roman"/>
          <w:color w:val="281E1E"/>
          <w:shd w:val="clear" w:color="auto" w:fill="FFFFFF"/>
        </w:rPr>
        <w:t xml:space="preserve">t could, </w:t>
      </w:r>
      <w:r w:rsidR="007F7F0A">
        <w:rPr>
          <w:rFonts w:eastAsia="Times New Roman"/>
          <w:color w:val="281E1E"/>
          <w:shd w:val="clear" w:color="auto" w:fill="FFFFFF"/>
        </w:rPr>
        <w:t>like a human,</w:t>
      </w:r>
      <w:r w:rsidR="00EB4374" w:rsidRPr="00B869E4">
        <w:rPr>
          <w:rFonts w:eastAsia="Times New Roman"/>
          <w:color w:val="281E1E"/>
          <w:shd w:val="clear" w:color="auto" w:fill="FFFFFF"/>
        </w:rPr>
        <w:t xml:space="preserve"> </w:t>
      </w:r>
      <w:r w:rsidR="00345F00">
        <w:rPr>
          <w:rFonts w:eastAsia="Times New Roman"/>
          <w:color w:val="281E1E"/>
          <w:shd w:val="clear" w:color="auto" w:fill="FFFFFF"/>
        </w:rPr>
        <w:t xml:space="preserve">be </w:t>
      </w:r>
      <w:r w:rsidR="00EB4374" w:rsidRPr="00B869E4">
        <w:rPr>
          <w:rFonts w:eastAsia="Times New Roman"/>
          <w:color w:val="281E1E"/>
          <w:shd w:val="clear" w:color="auto" w:fill="FFFFFF"/>
        </w:rPr>
        <w:t>capable of abstract thought, problem-solving and self</w:t>
      </w:r>
      <w:r w:rsidR="007F7F0A">
        <w:rPr>
          <w:rFonts w:eastAsia="Times New Roman"/>
          <w:color w:val="281E1E"/>
          <w:shd w:val="clear" w:color="auto" w:fill="FFFFFF"/>
        </w:rPr>
        <w:t xml:space="preserve">-improvement. He believed that </w:t>
      </w:r>
      <w:r w:rsidR="00EB4374" w:rsidRPr="00B869E4">
        <w:rPr>
          <w:rFonts w:eastAsia="Times New Roman"/>
          <w:color w:val="281E1E"/>
          <w:shd w:val="clear" w:color="auto" w:fill="FFFFFF"/>
        </w:rPr>
        <w:t>every aspect of learning or any other feature of intelligence can in principle be so precisely described that a machine can be made to simulate it.</w:t>
      </w:r>
      <w:r w:rsidR="00EB4374" w:rsidRPr="00E84907">
        <w:rPr>
          <w:rFonts w:eastAsia="Times New Roman"/>
          <w:color w:val="000000" w:themeColor="text1"/>
        </w:rPr>
        <w:t xml:space="preserve"> </w:t>
      </w:r>
      <w:r w:rsidR="004B733C" w:rsidRPr="00E84907">
        <w:rPr>
          <w:rFonts w:eastAsia="Times New Roman"/>
          <w:color w:val="000000" w:themeColor="text1"/>
        </w:rPr>
        <w:t xml:space="preserve">Today we are </w:t>
      </w:r>
      <w:r w:rsidR="0088590C">
        <w:rPr>
          <w:rFonts w:eastAsia="Times New Roman"/>
          <w:color w:val="000000" w:themeColor="text1"/>
        </w:rPr>
        <w:t>told</w:t>
      </w:r>
      <w:r w:rsidR="004B733C" w:rsidRPr="00E84907">
        <w:rPr>
          <w:rFonts w:eastAsia="Times New Roman"/>
          <w:color w:val="000000" w:themeColor="text1"/>
        </w:rPr>
        <w:t xml:space="preserve"> </w:t>
      </w:r>
      <w:r w:rsidR="00D827B6">
        <w:rPr>
          <w:rFonts w:eastAsia="Times New Roman"/>
          <w:color w:val="000000" w:themeColor="text1"/>
        </w:rPr>
        <w:t xml:space="preserve">that </w:t>
      </w:r>
      <w:r w:rsidR="00110728">
        <w:rPr>
          <w:rFonts w:eastAsia="Times New Roman"/>
          <w:color w:val="000000" w:themeColor="text1"/>
        </w:rPr>
        <w:t>AI and the robots</w:t>
      </w:r>
      <w:r w:rsidR="0088590C">
        <w:rPr>
          <w:rFonts w:eastAsia="Times New Roman"/>
          <w:color w:val="000000" w:themeColor="text1"/>
        </w:rPr>
        <w:t xml:space="preserve"> are coming</w:t>
      </w:r>
      <w:r w:rsidR="00110728">
        <w:rPr>
          <w:rFonts w:eastAsia="Times New Roman"/>
          <w:color w:val="000000" w:themeColor="text1"/>
        </w:rPr>
        <w:t>,</w:t>
      </w:r>
      <w:r w:rsidR="0088590C">
        <w:rPr>
          <w:rFonts w:eastAsia="Times New Roman"/>
          <w:color w:val="000000" w:themeColor="text1"/>
        </w:rPr>
        <w:t xml:space="preserve"> </w:t>
      </w:r>
      <w:r w:rsidR="00A56CE0">
        <w:rPr>
          <w:rFonts w:eastAsia="Times New Roman"/>
          <w:color w:val="000000" w:themeColor="text1"/>
        </w:rPr>
        <w:t xml:space="preserve">that </w:t>
      </w:r>
      <w:r w:rsidR="00D7144F" w:rsidRPr="00E84907">
        <w:rPr>
          <w:rFonts w:eastAsia="Times New Roman"/>
          <w:color w:val="000000" w:themeColor="text1"/>
        </w:rPr>
        <w:t>they will take our jobs</w:t>
      </w:r>
      <w:r w:rsidR="00110728">
        <w:rPr>
          <w:rFonts w:eastAsia="Times New Roman"/>
          <w:color w:val="000000" w:themeColor="text1"/>
        </w:rPr>
        <w:t xml:space="preserve"> and </w:t>
      </w:r>
      <w:r w:rsidR="00A56CE0">
        <w:rPr>
          <w:rFonts w:eastAsia="Times New Roman"/>
          <w:color w:val="000000" w:themeColor="text1"/>
        </w:rPr>
        <w:t xml:space="preserve">will </w:t>
      </w:r>
      <w:r w:rsidR="0088590C">
        <w:rPr>
          <w:rFonts w:eastAsia="Times New Roman"/>
          <w:color w:val="000000" w:themeColor="text1"/>
        </w:rPr>
        <w:t>have a radical</w:t>
      </w:r>
      <w:r w:rsidR="00110728">
        <w:rPr>
          <w:rFonts w:eastAsia="Times New Roman"/>
          <w:color w:val="000000" w:themeColor="text1"/>
        </w:rPr>
        <w:t xml:space="preserve"> impact on society</w:t>
      </w:r>
      <w:r w:rsidR="00D7144F" w:rsidRPr="00E84907">
        <w:rPr>
          <w:rFonts w:eastAsia="Times New Roman"/>
          <w:color w:val="000000" w:themeColor="text1"/>
        </w:rPr>
        <w:t xml:space="preserve">. </w:t>
      </w:r>
      <w:r w:rsidR="00653B63">
        <w:rPr>
          <w:rFonts w:eastAsia="Times New Roman"/>
          <w:color w:val="000000" w:themeColor="text1"/>
        </w:rPr>
        <w:t xml:space="preserve">The </w:t>
      </w:r>
      <w:r w:rsidR="00445320">
        <w:rPr>
          <w:rFonts w:eastAsia="Times New Roman"/>
          <w:color w:val="000000" w:themeColor="text1"/>
        </w:rPr>
        <w:t>innovative</w:t>
      </w:r>
      <w:r w:rsidR="00D07FC1">
        <w:rPr>
          <w:rFonts w:eastAsia="Times New Roman"/>
          <w:color w:val="000000" w:themeColor="text1"/>
        </w:rPr>
        <w:t xml:space="preserve"> </w:t>
      </w:r>
      <w:r w:rsidR="00653B63">
        <w:rPr>
          <w:rFonts w:eastAsia="Times New Roman"/>
          <w:color w:val="000000" w:themeColor="text1"/>
        </w:rPr>
        <w:t xml:space="preserve">use of technology </w:t>
      </w:r>
      <w:r w:rsidR="00961B0A">
        <w:rPr>
          <w:rFonts w:eastAsia="Times New Roman"/>
          <w:color w:val="000000" w:themeColor="text1"/>
        </w:rPr>
        <w:t xml:space="preserve">to enhance human capabilities </w:t>
      </w:r>
      <w:r w:rsidR="00C01A04">
        <w:rPr>
          <w:rFonts w:eastAsia="Times New Roman"/>
          <w:color w:val="000000" w:themeColor="text1"/>
        </w:rPr>
        <w:t xml:space="preserve">and reduce human labour is not a new phenomenon, it </w:t>
      </w:r>
      <w:r w:rsidR="00035608">
        <w:rPr>
          <w:rFonts w:eastAsia="Times New Roman"/>
          <w:color w:val="000000" w:themeColor="text1"/>
        </w:rPr>
        <w:t xml:space="preserve">goes back to the </w:t>
      </w:r>
      <w:r w:rsidR="00C01A04">
        <w:rPr>
          <w:rFonts w:eastAsia="Times New Roman"/>
          <w:color w:val="000000" w:themeColor="text1"/>
        </w:rPr>
        <w:t>invention of primitive tools by early man</w:t>
      </w:r>
      <w:r w:rsidR="00FD50F9">
        <w:rPr>
          <w:rFonts w:eastAsia="Times New Roman"/>
          <w:color w:val="000000" w:themeColor="text1"/>
        </w:rPr>
        <w:t xml:space="preserve">. </w:t>
      </w:r>
      <w:r w:rsidR="00C6169A">
        <w:rPr>
          <w:rFonts w:eastAsia="Times New Roman"/>
          <w:color w:val="000000" w:themeColor="text1"/>
        </w:rPr>
        <w:t>In the last century</w:t>
      </w:r>
      <w:r w:rsidR="00893661" w:rsidRPr="00E84907">
        <w:rPr>
          <w:rFonts w:eastAsia="Times New Roman"/>
          <w:color w:val="000000" w:themeColor="text1"/>
        </w:rPr>
        <w:t>,</w:t>
      </w:r>
      <w:r w:rsidR="004B733C" w:rsidRPr="00E84907">
        <w:rPr>
          <w:rFonts w:eastAsia="Times New Roman"/>
          <w:color w:val="000000" w:themeColor="text1"/>
        </w:rPr>
        <w:t xml:space="preserve"> </w:t>
      </w:r>
      <w:r w:rsidR="00893661" w:rsidRPr="00E84907">
        <w:rPr>
          <w:rFonts w:eastAsia="Times New Roman"/>
          <w:color w:val="000000" w:themeColor="text1"/>
        </w:rPr>
        <w:t xml:space="preserve">as </w:t>
      </w:r>
      <w:r w:rsidR="004B733C" w:rsidRPr="00E84907">
        <w:rPr>
          <w:rFonts w:eastAsia="Times New Roman"/>
          <w:color w:val="000000" w:themeColor="text1"/>
        </w:rPr>
        <w:t xml:space="preserve">technologists have </w:t>
      </w:r>
      <w:r w:rsidR="000906D5">
        <w:rPr>
          <w:rFonts w:eastAsia="Times New Roman"/>
          <w:color w:val="000000" w:themeColor="text1"/>
        </w:rPr>
        <w:t>continued to invent and perfect</w:t>
      </w:r>
      <w:r w:rsidR="004B733C" w:rsidRPr="00E84907">
        <w:rPr>
          <w:rFonts w:eastAsia="Times New Roman"/>
          <w:color w:val="000000" w:themeColor="text1"/>
        </w:rPr>
        <w:t xml:space="preserve"> new ways of doing things, economists have studied the diffusion of innovation</w:t>
      </w:r>
      <w:r w:rsidR="00445320">
        <w:rPr>
          <w:rFonts w:eastAsia="Times New Roman"/>
          <w:color w:val="000000" w:themeColor="text1"/>
        </w:rPr>
        <w:t>s</w:t>
      </w:r>
      <w:r w:rsidR="004B733C" w:rsidRPr="00E84907">
        <w:rPr>
          <w:rFonts w:eastAsia="Times New Roman"/>
          <w:color w:val="000000" w:themeColor="text1"/>
        </w:rPr>
        <w:t>, sociologists have examined the social consequences and futurist have imagined new real</w:t>
      </w:r>
      <w:r w:rsidR="007F7F0A">
        <w:rPr>
          <w:rFonts w:eastAsia="Times New Roman"/>
          <w:color w:val="000000" w:themeColor="text1"/>
        </w:rPr>
        <w:t>ities. The computerisation of</w:t>
      </w:r>
      <w:r w:rsidR="004B733C" w:rsidRPr="00E84907">
        <w:rPr>
          <w:rFonts w:eastAsia="Times New Roman"/>
          <w:color w:val="000000" w:themeColor="text1"/>
        </w:rPr>
        <w:t xml:space="preserve"> </w:t>
      </w:r>
      <w:r w:rsidR="007F7F0A">
        <w:rPr>
          <w:rFonts w:eastAsia="Times New Roman"/>
          <w:color w:val="000000" w:themeColor="text1"/>
        </w:rPr>
        <w:t>non-skilled</w:t>
      </w:r>
      <w:r w:rsidR="004F24A0">
        <w:rPr>
          <w:rFonts w:eastAsia="Times New Roman"/>
          <w:color w:val="000000" w:themeColor="text1"/>
        </w:rPr>
        <w:t xml:space="preserve"> and</w:t>
      </w:r>
      <w:r w:rsidR="004B733C" w:rsidRPr="00E84907">
        <w:rPr>
          <w:rFonts w:eastAsia="Times New Roman"/>
          <w:color w:val="000000" w:themeColor="text1"/>
        </w:rPr>
        <w:t xml:space="preserve"> skilled labour</w:t>
      </w:r>
      <w:r w:rsidR="007F7F0A">
        <w:rPr>
          <w:rFonts w:eastAsia="Times New Roman"/>
          <w:color w:val="000000" w:themeColor="text1"/>
        </w:rPr>
        <w:t xml:space="preserve"> </w:t>
      </w:r>
      <w:r w:rsidR="00D9171C">
        <w:rPr>
          <w:rFonts w:eastAsia="Times New Roman"/>
          <w:color w:val="000000" w:themeColor="text1"/>
        </w:rPr>
        <w:t xml:space="preserve">has been </w:t>
      </w:r>
      <w:r w:rsidR="007F7F0A" w:rsidRPr="00E84907">
        <w:rPr>
          <w:rFonts w:eastAsia="Times New Roman"/>
          <w:color w:val="000000" w:themeColor="text1"/>
        </w:rPr>
        <w:t>underway</w:t>
      </w:r>
      <w:r w:rsidR="00D9171C">
        <w:rPr>
          <w:rFonts w:eastAsia="Times New Roman"/>
          <w:color w:val="000000" w:themeColor="text1"/>
        </w:rPr>
        <w:t xml:space="preserve"> for 50 years or so</w:t>
      </w:r>
      <w:r w:rsidR="004B733C" w:rsidRPr="00E84907">
        <w:rPr>
          <w:rFonts w:eastAsia="Times New Roman"/>
          <w:color w:val="000000" w:themeColor="text1"/>
        </w:rPr>
        <w:t xml:space="preserve">. Now professional and managerial activities are </w:t>
      </w:r>
      <w:r w:rsidR="007F7F0A">
        <w:rPr>
          <w:rFonts w:eastAsia="Times New Roman"/>
          <w:color w:val="000000" w:themeColor="text1"/>
        </w:rPr>
        <w:t>also under scrutiny. For the</w:t>
      </w:r>
      <w:r w:rsidR="004B733C" w:rsidRPr="00E84907">
        <w:rPr>
          <w:rFonts w:eastAsia="Times New Roman"/>
          <w:color w:val="000000" w:themeColor="text1"/>
        </w:rPr>
        <w:t xml:space="preserve"> latest wave of displacement, artificial intelligence (AI) </w:t>
      </w:r>
      <w:r w:rsidR="005F0C84" w:rsidRPr="00E84907">
        <w:rPr>
          <w:rFonts w:eastAsia="Times New Roman"/>
          <w:color w:val="000000" w:themeColor="text1"/>
        </w:rPr>
        <w:t>is heralded</w:t>
      </w:r>
      <w:r w:rsidR="00F013EB" w:rsidRPr="00E84907">
        <w:rPr>
          <w:rFonts w:eastAsia="Times New Roman"/>
          <w:color w:val="000000" w:themeColor="text1"/>
        </w:rPr>
        <w:t xml:space="preserve"> as</w:t>
      </w:r>
      <w:r w:rsidR="00D9171C">
        <w:rPr>
          <w:rFonts w:eastAsia="Times New Roman"/>
          <w:color w:val="000000" w:themeColor="text1"/>
        </w:rPr>
        <w:t xml:space="preserve"> the</w:t>
      </w:r>
      <w:r w:rsidR="005F0C84" w:rsidRPr="00E84907">
        <w:rPr>
          <w:rFonts w:eastAsia="Times New Roman"/>
          <w:color w:val="000000" w:themeColor="text1"/>
        </w:rPr>
        <w:t xml:space="preserve"> new </w:t>
      </w:r>
      <w:r w:rsidR="007F7F0A">
        <w:rPr>
          <w:rFonts w:eastAsia="Times New Roman"/>
          <w:color w:val="000000" w:themeColor="text1"/>
        </w:rPr>
        <w:t xml:space="preserve">approach, providing new </w:t>
      </w:r>
      <w:r w:rsidR="007F7F0A">
        <w:rPr>
          <w:rFonts w:eastAsia="Times New Roman"/>
          <w:color w:val="000000" w:themeColor="text1"/>
        </w:rPr>
        <w:lastRenderedPageBreak/>
        <w:t xml:space="preserve">opportunities and </w:t>
      </w:r>
      <w:r w:rsidR="00D9171C">
        <w:rPr>
          <w:rFonts w:eastAsia="Times New Roman"/>
          <w:color w:val="000000" w:themeColor="text1"/>
        </w:rPr>
        <w:t xml:space="preserve">requiring </w:t>
      </w:r>
      <w:r w:rsidR="007F7F0A">
        <w:rPr>
          <w:rFonts w:eastAsia="Times New Roman"/>
          <w:color w:val="000000" w:themeColor="text1"/>
        </w:rPr>
        <w:t>a</w:t>
      </w:r>
      <w:r w:rsidR="00F013EB" w:rsidRPr="00E84907">
        <w:rPr>
          <w:rFonts w:eastAsia="Times New Roman"/>
          <w:color w:val="000000" w:themeColor="text1"/>
        </w:rPr>
        <w:t xml:space="preserve"> new perspective</w:t>
      </w:r>
      <w:r w:rsidR="007F7F0A">
        <w:rPr>
          <w:rFonts w:eastAsia="Times New Roman"/>
          <w:color w:val="000000" w:themeColor="text1"/>
        </w:rPr>
        <w:t>. P</w:t>
      </w:r>
      <w:r w:rsidR="00D9171C">
        <w:rPr>
          <w:rFonts w:eastAsia="Times New Roman"/>
          <w:color w:val="000000" w:themeColor="text1"/>
        </w:rPr>
        <w:t xml:space="preserve">owerful computers, </w:t>
      </w:r>
      <w:r w:rsidR="005F0C84" w:rsidRPr="00E84907">
        <w:rPr>
          <w:rFonts w:eastAsia="Times New Roman"/>
          <w:color w:val="000000" w:themeColor="text1"/>
        </w:rPr>
        <w:t>ubiquitous networks</w:t>
      </w:r>
      <w:r w:rsidR="00D9171C">
        <w:rPr>
          <w:rFonts w:eastAsia="Times New Roman"/>
          <w:color w:val="000000" w:themeColor="text1"/>
        </w:rPr>
        <w:t>, and mobile devices</w:t>
      </w:r>
      <w:r w:rsidR="005F0C84" w:rsidRPr="00E84907">
        <w:rPr>
          <w:rFonts w:eastAsia="Times New Roman"/>
          <w:color w:val="000000" w:themeColor="text1"/>
        </w:rPr>
        <w:t xml:space="preserve"> provide </w:t>
      </w:r>
      <w:r w:rsidR="004B733C" w:rsidRPr="00E84907">
        <w:rPr>
          <w:rFonts w:eastAsia="Times New Roman"/>
          <w:color w:val="000000" w:themeColor="text1"/>
        </w:rPr>
        <w:t>the means</w:t>
      </w:r>
      <w:r w:rsidR="00D9171C">
        <w:rPr>
          <w:rFonts w:eastAsia="Times New Roman"/>
          <w:color w:val="000000" w:themeColor="text1"/>
        </w:rPr>
        <w:t xml:space="preserve"> of implementation;</w:t>
      </w:r>
      <w:r w:rsidR="00F013EB" w:rsidRPr="00E84907">
        <w:rPr>
          <w:rFonts w:eastAsia="Times New Roman"/>
          <w:color w:val="000000" w:themeColor="text1"/>
        </w:rPr>
        <w:t xml:space="preserve"> algorithms and robots</w:t>
      </w:r>
      <w:r w:rsidR="00EA7EC1" w:rsidRPr="00E84907">
        <w:rPr>
          <w:rFonts w:eastAsia="Times New Roman"/>
          <w:color w:val="000000" w:themeColor="text1"/>
        </w:rPr>
        <w:t xml:space="preserve"> </w:t>
      </w:r>
      <w:r w:rsidR="00D9171C">
        <w:rPr>
          <w:rFonts w:eastAsia="Times New Roman"/>
          <w:color w:val="000000" w:themeColor="text1"/>
        </w:rPr>
        <w:t xml:space="preserve">are </w:t>
      </w:r>
      <w:r w:rsidR="00EA7EC1" w:rsidRPr="00E84907">
        <w:rPr>
          <w:rFonts w:eastAsia="Times New Roman"/>
          <w:color w:val="000000" w:themeColor="text1"/>
        </w:rPr>
        <w:t>the new icons.</w:t>
      </w:r>
      <w:r w:rsidR="00F013EB" w:rsidRPr="00E84907">
        <w:rPr>
          <w:rFonts w:eastAsia="Times New Roman"/>
          <w:color w:val="000000" w:themeColor="text1"/>
        </w:rPr>
        <w:t xml:space="preserve"> </w:t>
      </w:r>
    </w:p>
    <w:p w14:paraId="70F8929C" w14:textId="77777777" w:rsidR="003B6D54" w:rsidRPr="00E84907" w:rsidRDefault="003B6D54" w:rsidP="004B733C">
      <w:pPr>
        <w:rPr>
          <w:rFonts w:eastAsia="Times New Roman"/>
          <w:color w:val="000000" w:themeColor="text1"/>
        </w:rPr>
      </w:pPr>
    </w:p>
    <w:p w14:paraId="258C133F" w14:textId="03ED4EBA" w:rsidR="00D16790" w:rsidRPr="00E84907" w:rsidRDefault="003B6D54" w:rsidP="004B733C">
      <w:pPr>
        <w:rPr>
          <w:rFonts w:eastAsia="Times New Roman"/>
          <w:color w:val="000000" w:themeColor="text1"/>
        </w:rPr>
      </w:pPr>
      <w:r w:rsidRPr="00E84907">
        <w:rPr>
          <w:rFonts w:eastAsia="Times New Roman"/>
          <w:color w:val="000000" w:themeColor="text1"/>
        </w:rPr>
        <w:t>The aim of the paper is to explore the potential impact of AI on the OR profession</w:t>
      </w:r>
      <w:r w:rsidR="00454CD6">
        <w:rPr>
          <w:rFonts w:eastAsia="Times New Roman"/>
          <w:color w:val="000000" w:themeColor="text1"/>
        </w:rPr>
        <w:t xml:space="preserve"> as we know it</w:t>
      </w:r>
      <w:r w:rsidRPr="00E84907">
        <w:rPr>
          <w:rFonts w:eastAsia="Times New Roman"/>
          <w:color w:val="000000" w:themeColor="text1"/>
        </w:rPr>
        <w:t>. This ambition follows in the footsteps of the ‘</w:t>
      </w:r>
      <w:r w:rsidR="00596CFE" w:rsidRPr="00E84907">
        <w:rPr>
          <w:rFonts w:eastAsia="Times New Roman"/>
          <w:color w:val="000000" w:themeColor="text1"/>
        </w:rPr>
        <w:t>success</w:t>
      </w:r>
      <w:r w:rsidRPr="00E84907">
        <w:rPr>
          <w:rFonts w:eastAsia="Times New Roman"/>
          <w:color w:val="000000" w:themeColor="text1"/>
        </w:rPr>
        <w:t xml:space="preserve"> and survival’ theme developed by Robert </w:t>
      </w:r>
      <w:proofErr w:type="spellStart"/>
      <w:r w:rsidRPr="00E84907">
        <w:rPr>
          <w:rFonts w:eastAsia="Times New Roman"/>
          <w:color w:val="000000" w:themeColor="text1"/>
        </w:rPr>
        <w:t>Fildes</w:t>
      </w:r>
      <w:proofErr w:type="spellEnd"/>
      <w:r w:rsidRPr="00E84907">
        <w:rPr>
          <w:rFonts w:eastAsia="Times New Roman"/>
          <w:color w:val="000000" w:themeColor="text1"/>
        </w:rPr>
        <w:t xml:space="preserve"> and John </w:t>
      </w:r>
      <w:proofErr w:type="spellStart"/>
      <w:r w:rsidRPr="00E84907">
        <w:rPr>
          <w:rFonts w:eastAsia="Times New Roman"/>
          <w:color w:val="000000" w:themeColor="text1"/>
        </w:rPr>
        <w:t>R</w:t>
      </w:r>
      <w:r w:rsidR="005C31DC">
        <w:rPr>
          <w:rFonts w:eastAsia="Times New Roman"/>
          <w:color w:val="000000" w:themeColor="text1"/>
        </w:rPr>
        <w:t>anyard</w:t>
      </w:r>
      <w:proofErr w:type="spellEnd"/>
      <w:r w:rsidR="005C31DC">
        <w:rPr>
          <w:rFonts w:eastAsia="Times New Roman"/>
          <w:color w:val="000000" w:themeColor="text1"/>
        </w:rPr>
        <w:t xml:space="preserve"> who </w:t>
      </w:r>
      <w:r w:rsidR="00700E87" w:rsidRPr="00E84907">
        <w:rPr>
          <w:rFonts w:eastAsia="Times New Roman"/>
          <w:color w:val="000000" w:themeColor="text1"/>
        </w:rPr>
        <w:t xml:space="preserve">published the results of </w:t>
      </w:r>
      <w:r w:rsidR="00BA1E40" w:rsidRPr="00E84907">
        <w:rPr>
          <w:rFonts w:eastAsia="Times New Roman"/>
          <w:color w:val="000000" w:themeColor="text1"/>
        </w:rPr>
        <w:t>a number of</w:t>
      </w:r>
      <w:r w:rsidR="006125B7">
        <w:rPr>
          <w:rFonts w:eastAsia="Times New Roman"/>
          <w:color w:val="000000" w:themeColor="text1"/>
        </w:rPr>
        <w:t xml:space="preserve"> surveys. T</w:t>
      </w:r>
      <w:r w:rsidRPr="00E84907">
        <w:rPr>
          <w:rFonts w:eastAsia="Times New Roman"/>
          <w:color w:val="000000" w:themeColor="text1"/>
        </w:rPr>
        <w:t xml:space="preserve">he first </w:t>
      </w:r>
      <w:r w:rsidR="006125B7">
        <w:rPr>
          <w:rFonts w:eastAsia="Times New Roman"/>
          <w:color w:val="000000" w:themeColor="text1"/>
        </w:rPr>
        <w:t xml:space="preserve">survey </w:t>
      </w:r>
      <w:r w:rsidR="00700E87" w:rsidRPr="00E84907">
        <w:rPr>
          <w:rFonts w:eastAsia="Times New Roman"/>
          <w:color w:val="000000" w:themeColor="text1"/>
        </w:rPr>
        <w:t>looked at</w:t>
      </w:r>
      <w:r w:rsidRPr="00E84907">
        <w:rPr>
          <w:rFonts w:eastAsia="Times New Roman"/>
          <w:color w:val="000000" w:themeColor="text1"/>
        </w:rPr>
        <w:t xml:space="preserve"> the </w:t>
      </w:r>
      <w:r w:rsidR="00700E87" w:rsidRPr="00E84907">
        <w:rPr>
          <w:rFonts w:eastAsia="Times New Roman"/>
          <w:color w:val="000000" w:themeColor="text1"/>
        </w:rPr>
        <w:t xml:space="preserve">changing </w:t>
      </w:r>
      <w:r w:rsidRPr="00E84907">
        <w:rPr>
          <w:rFonts w:eastAsia="Times New Roman"/>
          <w:color w:val="000000" w:themeColor="text1"/>
        </w:rPr>
        <w:t>organisational structure of OR</w:t>
      </w:r>
      <w:r w:rsidR="00D5363B" w:rsidRPr="00E84907">
        <w:rPr>
          <w:rFonts w:eastAsia="Times New Roman"/>
          <w:color w:val="000000" w:themeColor="text1"/>
        </w:rPr>
        <w:t xml:space="preserve"> (</w:t>
      </w:r>
      <w:proofErr w:type="spellStart"/>
      <w:r w:rsidR="00D5363B" w:rsidRPr="00E84907">
        <w:rPr>
          <w:rFonts w:eastAsia="Times New Roman"/>
          <w:color w:val="000000" w:themeColor="text1"/>
        </w:rPr>
        <w:t>Fildes</w:t>
      </w:r>
      <w:proofErr w:type="spellEnd"/>
      <w:r w:rsidR="00D5363B" w:rsidRPr="00E84907">
        <w:rPr>
          <w:rFonts w:eastAsia="Times New Roman"/>
          <w:color w:val="000000" w:themeColor="text1"/>
        </w:rPr>
        <w:t xml:space="preserve"> and </w:t>
      </w:r>
      <w:proofErr w:type="spellStart"/>
      <w:r w:rsidR="00D5363B" w:rsidRPr="00E84907">
        <w:rPr>
          <w:rFonts w:eastAsia="Times New Roman"/>
          <w:color w:val="000000" w:themeColor="text1"/>
        </w:rPr>
        <w:t>Ranyard</w:t>
      </w:r>
      <w:proofErr w:type="spellEnd"/>
      <w:r w:rsidR="00D5363B" w:rsidRPr="00E84907">
        <w:rPr>
          <w:rFonts w:eastAsia="Times New Roman"/>
          <w:color w:val="000000" w:themeColor="text1"/>
        </w:rPr>
        <w:t xml:space="preserve">, </w:t>
      </w:r>
      <w:r w:rsidR="00596CFE" w:rsidRPr="00E84907">
        <w:rPr>
          <w:rFonts w:eastAsia="Times New Roman"/>
          <w:color w:val="000000" w:themeColor="text1"/>
        </w:rPr>
        <w:t>1997</w:t>
      </w:r>
      <w:r w:rsidR="00D5363B" w:rsidRPr="00E84907">
        <w:rPr>
          <w:rFonts w:eastAsia="Times New Roman"/>
          <w:color w:val="000000" w:themeColor="text1"/>
        </w:rPr>
        <w:t>)</w:t>
      </w:r>
      <w:r w:rsidRPr="00E84907">
        <w:rPr>
          <w:rFonts w:eastAsia="Times New Roman"/>
          <w:color w:val="000000" w:themeColor="text1"/>
        </w:rPr>
        <w:t xml:space="preserve">, </w:t>
      </w:r>
      <w:r w:rsidR="00700E87" w:rsidRPr="00E84907">
        <w:rPr>
          <w:rFonts w:eastAsia="Times New Roman"/>
          <w:color w:val="000000" w:themeColor="text1"/>
        </w:rPr>
        <w:t xml:space="preserve">and </w:t>
      </w:r>
      <w:r w:rsidRPr="00E84907">
        <w:rPr>
          <w:rFonts w:eastAsia="Times New Roman"/>
          <w:color w:val="000000" w:themeColor="text1"/>
        </w:rPr>
        <w:t xml:space="preserve">the </w:t>
      </w:r>
      <w:r w:rsidR="00BA1E40" w:rsidRPr="00E84907">
        <w:rPr>
          <w:rFonts w:eastAsia="Times New Roman"/>
          <w:color w:val="000000" w:themeColor="text1"/>
        </w:rPr>
        <w:t xml:space="preserve">most recent </w:t>
      </w:r>
      <w:r w:rsidR="00700E87" w:rsidRPr="00E84907">
        <w:rPr>
          <w:rFonts w:eastAsia="Times New Roman"/>
          <w:color w:val="000000" w:themeColor="text1"/>
        </w:rPr>
        <w:t>explored</w:t>
      </w:r>
      <w:r w:rsidR="00BA1E40" w:rsidRPr="00E84907">
        <w:rPr>
          <w:rFonts w:eastAsia="Times New Roman"/>
          <w:color w:val="000000" w:themeColor="text1"/>
        </w:rPr>
        <w:t xml:space="preserve"> the scope of OR (</w:t>
      </w:r>
      <w:proofErr w:type="spellStart"/>
      <w:r w:rsidR="00BA1E40" w:rsidRPr="00E84907">
        <w:rPr>
          <w:rFonts w:eastAsia="Times New Roman"/>
          <w:color w:val="000000" w:themeColor="text1"/>
        </w:rPr>
        <w:t>Fildes</w:t>
      </w:r>
      <w:proofErr w:type="spellEnd"/>
      <w:r w:rsidR="00BA1E40" w:rsidRPr="00E84907">
        <w:rPr>
          <w:rFonts w:eastAsia="Times New Roman"/>
          <w:color w:val="000000" w:themeColor="text1"/>
        </w:rPr>
        <w:t xml:space="preserve"> and </w:t>
      </w:r>
      <w:proofErr w:type="spellStart"/>
      <w:r w:rsidR="00BA1E40" w:rsidRPr="00E84907">
        <w:rPr>
          <w:rFonts w:eastAsia="Times New Roman"/>
          <w:color w:val="000000" w:themeColor="text1"/>
        </w:rPr>
        <w:t>Ranyard</w:t>
      </w:r>
      <w:proofErr w:type="spellEnd"/>
      <w:r w:rsidR="00BA1E40" w:rsidRPr="00E84907">
        <w:rPr>
          <w:rFonts w:eastAsia="Times New Roman"/>
          <w:color w:val="000000" w:themeColor="text1"/>
        </w:rPr>
        <w:t>, 2015).</w:t>
      </w:r>
      <w:r w:rsidR="00B95977" w:rsidRPr="00E84907">
        <w:rPr>
          <w:rFonts w:eastAsia="Times New Roman"/>
          <w:color w:val="000000" w:themeColor="text1"/>
        </w:rPr>
        <w:t xml:space="preserve"> This paper </w:t>
      </w:r>
      <w:r w:rsidR="00DD1178" w:rsidRPr="00E84907">
        <w:rPr>
          <w:rFonts w:eastAsia="Times New Roman"/>
          <w:color w:val="000000" w:themeColor="text1"/>
        </w:rPr>
        <w:t>looks at</w:t>
      </w:r>
      <w:r w:rsidR="00E80D52">
        <w:rPr>
          <w:rFonts w:eastAsia="Times New Roman"/>
          <w:color w:val="000000" w:themeColor="text1"/>
        </w:rPr>
        <w:t xml:space="preserve"> the </w:t>
      </w:r>
      <w:r w:rsidR="005C4FB2" w:rsidRPr="00E84907">
        <w:rPr>
          <w:rFonts w:eastAsia="Times New Roman"/>
          <w:color w:val="000000" w:themeColor="text1"/>
        </w:rPr>
        <w:t>impact of AI</w:t>
      </w:r>
      <w:r w:rsidR="00E80D52">
        <w:rPr>
          <w:rFonts w:eastAsia="Times New Roman"/>
          <w:color w:val="000000" w:themeColor="text1"/>
        </w:rPr>
        <w:t xml:space="preserve"> on OR</w:t>
      </w:r>
      <w:r w:rsidR="005C31DC">
        <w:rPr>
          <w:rFonts w:eastAsia="Times New Roman"/>
          <w:color w:val="000000" w:themeColor="text1"/>
        </w:rPr>
        <w:t xml:space="preserve"> </w:t>
      </w:r>
      <w:r w:rsidR="00B95977" w:rsidRPr="00E84907">
        <w:rPr>
          <w:rFonts w:eastAsia="Times New Roman"/>
          <w:color w:val="000000" w:themeColor="text1"/>
        </w:rPr>
        <w:t xml:space="preserve">from a number of </w:t>
      </w:r>
      <w:r w:rsidR="00DD1178" w:rsidRPr="00E84907">
        <w:rPr>
          <w:rFonts w:eastAsia="Times New Roman"/>
          <w:color w:val="000000" w:themeColor="text1"/>
        </w:rPr>
        <w:t xml:space="preserve">theoretical </w:t>
      </w:r>
      <w:r w:rsidR="00B95977" w:rsidRPr="00E84907">
        <w:rPr>
          <w:rFonts w:eastAsia="Times New Roman"/>
          <w:color w:val="000000" w:themeColor="text1"/>
        </w:rPr>
        <w:t>perspectives.</w:t>
      </w:r>
      <w:r w:rsidR="00D5363B" w:rsidRPr="00E84907">
        <w:rPr>
          <w:rFonts w:eastAsia="Times New Roman"/>
          <w:color w:val="000000" w:themeColor="text1"/>
        </w:rPr>
        <w:t xml:space="preserve"> </w:t>
      </w:r>
    </w:p>
    <w:p w14:paraId="018055CC" w14:textId="2FCE0CBA" w:rsidR="00AA0989" w:rsidRPr="00E84907" w:rsidRDefault="005C3381" w:rsidP="005D346F">
      <w:pPr>
        <w:pStyle w:val="NormalWeb"/>
        <w:rPr>
          <w:rFonts w:eastAsia="Times New Roman"/>
          <w:color w:val="000000" w:themeColor="text1"/>
        </w:rPr>
      </w:pPr>
      <w:r w:rsidRPr="00E84907">
        <w:rPr>
          <w:rFonts w:eastAsia="Times New Roman"/>
          <w:color w:val="000000" w:themeColor="text1"/>
        </w:rPr>
        <w:t xml:space="preserve">Major changes in </w:t>
      </w:r>
      <w:r w:rsidR="00CB1C5E" w:rsidRPr="00E84907">
        <w:rPr>
          <w:rFonts w:eastAsia="Times New Roman"/>
          <w:color w:val="000000" w:themeColor="text1"/>
        </w:rPr>
        <w:t>computer capabilities</w:t>
      </w:r>
      <w:r w:rsidRPr="00E84907">
        <w:rPr>
          <w:rFonts w:eastAsia="Times New Roman"/>
          <w:color w:val="000000" w:themeColor="text1"/>
        </w:rPr>
        <w:t xml:space="preserve"> and the </w:t>
      </w:r>
      <w:r w:rsidR="00BB495F" w:rsidRPr="00E84907">
        <w:rPr>
          <w:rFonts w:eastAsia="Times New Roman"/>
          <w:color w:val="000000" w:themeColor="text1"/>
        </w:rPr>
        <w:t xml:space="preserve">consequent </w:t>
      </w:r>
      <w:r w:rsidRPr="00E84907">
        <w:rPr>
          <w:rFonts w:eastAsia="Times New Roman"/>
          <w:color w:val="000000" w:themeColor="text1"/>
        </w:rPr>
        <w:t>impact on society have long been anticipated</w:t>
      </w:r>
      <w:r w:rsidR="00901921" w:rsidRPr="00E84907">
        <w:rPr>
          <w:rFonts w:eastAsia="Times New Roman"/>
          <w:color w:val="000000" w:themeColor="text1"/>
        </w:rPr>
        <w:t xml:space="preserve"> (see for instance, Brunner, 1969; Clarke; 1962; Huxley; McLuhan, 1962; Orwel</w:t>
      </w:r>
      <w:r w:rsidR="00CB7F7B">
        <w:rPr>
          <w:rFonts w:eastAsia="Times New Roman"/>
          <w:color w:val="000000" w:themeColor="text1"/>
        </w:rPr>
        <w:t>l, 1949</w:t>
      </w:r>
      <w:r w:rsidR="00901921" w:rsidRPr="00E84907">
        <w:rPr>
          <w:rFonts w:eastAsia="Times New Roman"/>
          <w:color w:val="000000" w:themeColor="text1"/>
        </w:rPr>
        <w:t>)</w:t>
      </w:r>
      <w:r w:rsidR="00E80D52">
        <w:rPr>
          <w:rFonts w:eastAsia="Times New Roman"/>
          <w:color w:val="000000" w:themeColor="text1"/>
        </w:rPr>
        <w:t>. The time has now arrived.</w:t>
      </w:r>
      <w:r w:rsidRPr="00E84907">
        <w:rPr>
          <w:rFonts w:eastAsia="Times New Roman"/>
          <w:color w:val="000000" w:themeColor="text1"/>
        </w:rPr>
        <w:t xml:space="preserve"> </w:t>
      </w:r>
      <w:r w:rsidR="00D16790" w:rsidRPr="00E84907">
        <w:rPr>
          <w:rFonts w:eastAsia="Times New Roman"/>
          <w:color w:val="000000" w:themeColor="text1"/>
        </w:rPr>
        <w:t xml:space="preserve">AI </w:t>
      </w:r>
      <w:r w:rsidR="00E80D52">
        <w:rPr>
          <w:rFonts w:eastAsia="Times New Roman"/>
          <w:color w:val="000000" w:themeColor="text1"/>
        </w:rPr>
        <w:t>is</w:t>
      </w:r>
      <w:r w:rsidR="00A73583">
        <w:rPr>
          <w:rFonts w:eastAsia="Times New Roman"/>
          <w:color w:val="000000" w:themeColor="text1"/>
        </w:rPr>
        <w:t xml:space="preserve"> </w:t>
      </w:r>
      <w:r w:rsidR="00CB1C5E" w:rsidRPr="00E84907">
        <w:rPr>
          <w:rFonts w:eastAsia="Times New Roman"/>
          <w:color w:val="000000" w:themeColor="text1"/>
        </w:rPr>
        <w:t>recognised as the key technology and is</w:t>
      </w:r>
      <w:r w:rsidR="00D16790" w:rsidRPr="00E84907">
        <w:rPr>
          <w:rFonts w:eastAsia="Times New Roman"/>
          <w:color w:val="000000" w:themeColor="text1"/>
        </w:rPr>
        <w:t xml:space="preserve"> </w:t>
      </w:r>
      <w:r w:rsidR="003F6F20" w:rsidRPr="00E84907">
        <w:rPr>
          <w:rFonts w:eastAsia="Times New Roman"/>
          <w:color w:val="000000" w:themeColor="text1"/>
        </w:rPr>
        <w:t xml:space="preserve">widely </w:t>
      </w:r>
      <w:r w:rsidR="00D16790" w:rsidRPr="00E84907">
        <w:rPr>
          <w:rFonts w:eastAsia="Times New Roman"/>
          <w:color w:val="000000" w:themeColor="text1"/>
        </w:rPr>
        <w:t xml:space="preserve">expected to provide </w:t>
      </w:r>
      <w:r w:rsidR="00BD3DCE" w:rsidRPr="00E84907">
        <w:rPr>
          <w:rFonts w:eastAsia="Times New Roman"/>
          <w:color w:val="000000" w:themeColor="text1"/>
        </w:rPr>
        <w:t xml:space="preserve">a major </w:t>
      </w:r>
      <w:r w:rsidR="003F6F20" w:rsidRPr="00E84907">
        <w:rPr>
          <w:rFonts w:eastAsia="Times New Roman"/>
          <w:color w:val="000000" w:themeColor="text1"/>
        </w:rPr>
        <w:t>revolution in technological possibi</w:t>
      </w:r>
      <w:r w:rsidRPr="00E84907">
        <w:rPr>
          <w:rFonts w:eastAsia="Times New Roman"/>
          <w:color w:val="000000" w:themeColor="text1"/>
        </w:rPr>
        <w:t>l</w:t>
      </w:r>
      <w:r w:rsidR="003F6F20" w:rsidRPr="00E84907">
        <w:rPr>
          <w:rFonts w:eastAsia="Times New Roman"/>
          <w:color w:val="000000" w:themeColor="text1"/>
        </w:rPr>
        <w:t xml:space="preserve">ities and </w:t>
      </w:r>
      <w:r w:rsidR="00BB495F" w:rsidRPr="00E84907">
        <w:rPr>
          <w:rFonts w:eastAsia="Times New Roman"/>
          <w:color w:val="000000" w:themeColor="text1"/>
        </w:rPr>
        <w:t xml:space="preserve">a </w:t>
      </w:r>
      <w:r w:rsidR="00BD3DCE" w:rsidRPr="00E84907">
        <w:rPr>
          <w:rFonts w:eastAsia="Times New Roman"/>
          <w:color w:val="000000" w:themeColor="text1"/>
        </w:rPr>
        <w:t xml:space="preserve">disruption </w:t>
      </w:r>
      <w:r w:rsidR="00E80D52">
        <w:rPr>
          <w:rFonts w:eastAsia="Times New Roman"/>
          <w:color w:val="000000" w:themeColor="text1"/>
        </w:rPr>
        <w:t>of</w:t>
      </w:r>
      <w:r w:rsidR="003F6F20" w:rsidRPr="00E84907">
        <w:rPr>
          <w:rFonts w:eastAsia="Times New Roman"/>
          <w:color w:val="000000" w:themeColor="text1"/>
        </w:rPr>
        <w:t xml:space="preserve"> </w:t>
      </w:r>
      <w:r w:rsidR="00BD3DCE" w:rsidRPr="00E84907">
        <w:rPr>
          <w:rFonts w:eastAsia="Times New Roman"/>
          <w:color w:val="000000" w:themeColor="text1"/>
        </w:rPr>
        <w:t xml:space="preserve">economic, social, </w:t>
      </w:r>
      <w:r w:rsidR="003F6F20" w:rsidRPr="00E84907">
        <w:rPr>
          <w:rFonts w:eastAsia="Times New Roman"/>
          <w:color w:val="000000" w:themeColor="text1"/>
        </w:rPr>
        <w:t xml:space="preserve">and </w:t>
      </w:r>
      <w:r w:rsidR="00BD3DCE" w:rsidRPr="00E84907">
        <w:rPr>
          <w:rFonts w:eastAsia="Times New Roman"/>
          <w:color w:val="000000" w:themeColor="text1"/>
        </w:rPr>
        <w:t>military</w:t>
      </w:r>
      <w:r w:rsidR="003F6F20" w:rsidRPr="00E84907">
        <w:rPr>
          <w:rFonts w:eastAsia="Times New Roman"/>
          <w:color w:val="000000" w:themeColor="text1"/>
        </w:rPr>
        <w:t xml:space="preserve"> systems. </w:t>
      </w:r>
      <w:r w:rsidR="00A73583">
        <w:rPr>
          <w:rFonts w:eastAsia="Times New Roman"/>
          <w:color w:val="000000" w:themeColor="text1"/>
        </w:rPr>
        <w:t>R</w:t>
      </w:r>
      <w:r w:rsidR="00E80D52">
        <w:rPr>
          <w:rFonts w:eastAsia="Times New Roman"/>
          <w:color w:val="000000" w:themeColor="text1"/>
        </w:rPr>
        <w:t xml:space="preserve">ecently </w:t>
      </w:r>
      <w:r w:rsidR="00C67765">
        <w:rPr>
          <w:rFonts w:eastAsia="Times New Roman"/>
          <w:color w:val="000000" w:themeColor="text1"/>
        </w:rPr>
        <w:t xml:space="preserve">there has been </w:t>
      </w:r>
      <w:r w:rsidR="00B94402" w:rsidRPr="00E84907">
        <w:rPr>
          <w:rFonts w:eastAsia="Times New Roman"/>
          <w:color w:val="000000" w:themeColor="text1"/>
        </w:rPr>
        <w:t>a proliferation of books</w:t>
      </w:r>
      <w:r w:rsidR="00A73583">
        <w:rPr>
          <w:rFonts w:eastAsia="Times New Roman"/>
          <w:color w:val="000000" w:themeColor="text1"/>
        </w:rPr>
        <w:t>,</w:t>
      </w:r>
      <w:r w:rsidR="00B94402" w:rsidRPr="00E84907">
        <w:rPr>
          <w:rFonts w:eastAsia="Times New Roman"/>
          <w:color w:val="000000" w:themeColor="text1"/>
        </w:rPr>
        <w:t xml:space="preserve"> articles and newspaper reports</w:t>
      </w:r>
      <w:r w:rsidR="009C49AE" w:rsidRPr="00E84907">
        <w:rPr>
          <w:rFonts w:eastAsia="Times New Roman"/>
          <w:color w:val="000000" w:themeColor="text1"/>
        </w:rPr>
        <w:t>,</w:t>
      </w:r>
      <w:r w:rsidR="00B94402" w:rsidRPr="00E84907">
        <w:rPr>
          <w:rFonts w:eastAsia="Times New Roman"/>
          <w:color w:val="000000" w:themeColor="text1"/>
        </w:rPr>
        <w:t xml:space="preserve"> both optimistic and pessimistic</w:t>
      </w:r>
      <w:r w:rsidR="009C49AE" w:rsidRPr="00E84907">
        <w:rPr>
          <w:rFonts w:eastAsia="Times New Roman"/>
          <w:color w:val="000000" w:themeColor="text1"/>
        </w:rPr>
        <w:t>,</w:t>
      </w:r>
      <w:r w:rsidR="00B94402" w:rsidRPr="00E84907">
        <w:rPr>
          <w:rFonts w:eastAsia="Times New Roman"/>
          <w:color w:val="000000" w:themeColor="text1"/>
        </w:rPr>
        <w:t xml:space="preserve"> </w:t>
      </w:r>
      <w:r w:rsidR="009C49AE" w:rsidRPr="00E84907">
        <w:rPr>
          <w:rFonts w:eastAsia="Times New Roman"/>
          <w:color w:val="000000" w:themeColor="text1"/>
        </w:rPr>
        <w:t>heralding the rapid advance of AI</w:t>
      </w:r>
      <w:r w:rsidR="00A73583">
        <w:rPr>
          <w:rFonts w:eastAsia="Times New Roman"/>
          <w:color w:val="000000" w:themeColor="text1"/>
        </w:rPr>
        <w:t xml:space="preserve"> </w:t>
      </w:r>
      <w:r w:rsidR="00A73583" w:rsidRPr="00E84907">
        <w:rPr>
          <w:rFonts w:eastAsia="Times New Roman"/>
          <w:color w:val="000000" w:themeColor="text1"/>
        </w:rPr>
        <w:t xml:space="preserve">(see for instance, </w:t>
      </w:r>
      <w:proofErr w:type="spellStart"/>
      <w:r w:rsidR="005101E4">
        <w:rPr>
          <w:rFonts w:eastAsia="Times New Roman"/>
          <w:color w:val="000000" w:themeColor="text1"/>
        </w:rPr>
        <w:t>Bostrom</w:t>
      </w:r>
      <w:proofErr w:type="spellEnd"/>
      <w:r w:rsidR="005101E4">
        <w:rPr>
          <w:rFonts w:eastAsia="Times New Roman"/>
          <w:color w:val="000000" w:themeColor="text1"/>
        </w:rPr>
        <w:t>,</w:t>
      </w:r>
      <w:r w:rsidR="009F297E">
        <w:rPr>
          <w:rFonts w:eastAsia="Times New Roman"/>
          <w:color w:val="000000" w:themeColor="text1"/>
        </w:rPr>
        <w:t xml:space="preserve"> 2014; </w:t>
      </w:r>
      <w:r w:rsidR="005101E4">
        <w:rPr>
          <w:rFonts w:eastAsia="Times New Roman"/>
          <w:color w:val="000000" w:themeColor="text1"/>
        </w:rPr>
        <w:t xml:space="preserve">Callum, 2015; </w:t>
      </w:r>
      <w:r w:rsidR="006125B7">
        <w:rPr>
          <w:rFonts w:eastAsia="Times New Roman"/>
          <w:color w:val="000000" w:themeColor="text1"/>
        </w:rPr>
        <w:t xml:space="preserve">Christian and Griffiths, 2016; </w:t>
      </w:r>
      <w:proofErr w:type="spellStart"/>
      <w:r w:rsidR="00A73583" w:rsidRPr="00E84907">
        <w:rPr>
          <w:color w:val="000000" w:themeColor="text1"/>
        </w:rPr>
        <w:t>Crevier</w:t>
      </w:r>
      <w:proofErr w:type="spellEnd"/>
      <w:r w:rsidR="00A73583" w:rsidRPr="00E84907">
        <w:rPr>
          <w:color w:val="000000" w:themeColor="text1"/>
        </w:rPr>
        <w:t>, 1993;</w:t>
      </w:r>
      <w:r w:rsidR="00A73583" w:rsidRPr="00E84907">
        <w:rPr>
          <w:rFonts w:ascii="TimesNewRomanPSMT" w:hAnsi="TimesNewRomanPSMT" w:cs="TimesNewRomanPSMT"/>
          <w:color w:val="000000" w:themeColor="text1"/>
        </w:rPr>
        <w:t xml:space="preserve"> Foer, 2017; Ford, 2015; Kaplan, 2015, 2016; </w:t>
      </w:r>
      <w:r w:rsidR="005101E4">
        <w:rPr>
          <w:rFonts w:ascii="TimesNewRomanPSMT" w:hAnsi="TimesNewRomanPSMT" w:cs="TimesNewRomanPSMT"/>
          <w:color w:val="000000" w:themeColor="text1"/>
        </w:rPr>
        <w:t xml:space="preserve">King, 2016; </w:t>
      </w:r>
      <w:r w:rsidR="00A73583" w:rsidRPr="00E84907">
        <w:rPr>
          <w:rFonts w:ascii="TimesNewRomanPSMT" w:hAnsi="TimesNewRomanPSMT" w:cs="TimesNewRomanPSMT"/>
          <w:color w:val="000000" w:themeColor="text1"/>
        </w:rPr>
        <w:t xml:space="preserve">Ross, 2016 Schwab, 2016; </w:t>
      </w:r>
      <w:proofErr w:type="spellStart"/>
      <w:r w:rsidR="00A73583" w:rsidRPr="00E84907">
        <w:rPr>
          <w:rFonts w:ascii="TimesNewRomanPSMT" w:hAnsi="TimesNewRomanPSMT" w:cs="TimesNewRomanPSMT"/>
          <w:color w:val="000000" w:themeColor="text1"/>
        </w:rPr>
        <w:t>Tegmark</w:t>
      </w:r>
      <w:proofErr w:type="spellEnd"/>
      <w:r w:rsidR="00A73583" w:rsidRPr="00E84907">
        <w:rPr>
          <w:rFonts w:ascii="TimesNewRomanPSMT" w:hAnsi="TimesNewRomanPSMT" w:cs="TimesNewRomanPSMT"/>
          <w:color w:val="000000" w:themeColor="text1"/>
        </w:rPr>
        <w:t>, 2017</w:t>
      </w:r>
      <w:r w:rsidR="00DE1729">
        <w:rPr>
          <w:rFonts w:ascii="TimesNewRomanPSMT" w:hAnsi="TimesNewRomanPSMT" w:cs="TimesNewRomanPSMT"/>
          <w:color w:val="000000" w:themeColor="text1"/>
        </w:rPr>
        <w:t xml:space="preserve">; </w:t>
      </w:r>
      <w:proofErr w:type="spellStart"/>
      <w:r w:rsidR="00DE1729">
        <w:rPr>
          <w:rFonts w:ascii="TimesNewRomanPSMT" w:hAnsi="TimesNewRomanPSMT" w:cs="TimesNewRomanPSMT"/>
          <w:color w:val="000000" w:themeColor="text1"/>
        </w:rPr>
        <w:t>Zuboff</w:t>
      </w:r>
      <w:proofErr w:type="spellEnd"/>
      <w:r w:rsidR="00DE1729">
        <w:rPr>
          <w:rFonts w:ascii="TimesNewRomanPSMT" w:hAnsi="TimesNewRomanPSMT" w:cs="TimesNewRomanPSMT"/>
          <w:color w:val="000000" w:themeColor="text1"/>
        </w:rPr>
        <w:t>, 2019</w:t>
      </w:r>
      <w:r w:rsidR="00A73583" w:rsidRPr="00E84907">
        <w:rPr>
          <w:rFonts w:ascii="TimesNewRomanPSMT" w:hAnsi="TimesNewRomanPSMT" w:cs="TimesNewRomanPSMT"/>
          <w:color w:val="000000" w:themeColor="text1"/>
        </w:rPr>
        <w:t>)</w:t>
      </w:r>
      <w:r w:rsidR="00B94402" w:rsidRPr="00E84907">
        <w:rPr>
          <w:rFonts w:eastAsia="Times New Roman"/>
          <w:color w:val="000000" w:themeColor="text1"/>
        </w:rPr>
        <w:t xml:space="preserve">. </w:t>
      </w:r>
      <w:r w:rsidR="00563E8D">
        <w:rPr>
          <w:rFonts w:eastAsia="Times New Roman"/>
          <w:color w:val="000000" w:themeColor="text1"/>
        </w:rPr>
        <w:t>T</w:t>
      </w:r>
      <w:r w:rsidR="00264F7F">
        <w:rPr>
          <w:rFonts w:eastAsia="Times New Roman"/>
          <w:color w:val="000000" w:themeColor="text1"/>
        </w:rPr>
        <w:t xml:space="preserve">he issues arising from AI are starting to be addressed </w:t>
      </w:r>
      <w:r w:rsidR="00563E8D">
        <w:rPr>
          <w:rFonts w:eastAsia="Times New Roman"/>
          <w:color w:val="000000" w:themeColor="text1"/>
        </w:rPr>
        <w:t xml:space="preserve">at the political level in the UK </w:t>
      </w:r>
      <w:r w:rsidR="005E3808">
        <w:rPr>
          <w:rFonts w:eastAsia="Times New Roman"/>
          <w:color w:val="000000" w:themeColor="text1"/>
        </w:rPr>
        <w:t>(</w:t>
      </w:r>
      <w:r w:rsidR="00264F7F">
        <w:rPr>
          <w:rFonts w:eastAsia="Times New Roman"/>
          <w:color w:val="000000" w:themeColor="text1"/>
        </w:rPr>
        <w:t xml:space="preserve">see for instance, Government Office for Science, 2018; </w:t>
      </w:r>
      <w:r w:rsidR="005E3808">
        <w:rPr>
          <w:rFonts w:eastAsia="Times New Roman"/>
          <w:color w:val="000000" w:themeColor="text1"/>
        </w:rPr>
        <w:t>House of Lords Select Committee on Artificial Intelligence, 2018)</w:t>
      </w:r>
      <w:r w:rsidR="00563E8D">
        <w:rPr>
          <w:rFonts w:eastAsia="Times New Roman"/>
          <w:color w:val="000000" w:themeColor="text1"/>
        </w:rPr>
        <w:t xml:space="preserve"> and elsewhere (see for instance, </w:t>
      </w:r>
      <w:proofErr w:type="spellStart"/>
      <w:r w:rsidR="00563E8D">
        <w:rPr>
          <w:rFonts w:eastAsia="Times New Roman"/>
          <w:color w:val="000000" w:themeColor="text1"/>
        </w:rPr>
        <w:t>Bendett</w:t>
      </w:r>
      <w:proofErr w:type="spellEnd"/>
      <w:r w:rsidR="00563E8D">
        <w:rPr>
          <w:rFonts w:eastAsia="Times New Roman"/>
          <w:color w:val="000000" w:themeColor="text1"/>
        </w:rPr>
        <w:t>, 2018; Ding, 2018; European Commission, 2018; Executive Office of the President, 2016; Internal Affairs and Communication, Japan, 2016)</w:t>
      </w:r>
      <w:r w:rsidR="005E3808">
        <w:rPr>
          <w:rFonts w:eastAsia="Times New Roman"/>
          <w:color w:val="000000" w:themeColor="text1"/>
        </w:rPr>
        <w:t>.</w:t>
      </w:r>
    </w:p>
    <w:p w14:paraId="449A412A" w14:textId="1431A7D9" w:rsidR="002702AB" w:rsidRPr="00E84907" w:rsidRDefault="00992ED0" w:rsidP="004B733C">
      <w:pPr>
        <w:rPr>
          <w:rFonts w:eastAsia="Times New Roman"/>
          <w:color w:val="000000" w:themeColor="text1"/>
        </w:rPr>
      </w:pPr>
      <w:r w:rsidRPr="00E84907">
        <w:rPr>
          <w:rFonts w:eastAsia="Times New Roman"/>
          <w:color w:val="000000" w:themeColor="text1"/>
        </w:rPr>
        <w:t>To understand the impact of AI</w:t>
      </w:r>
      <w:r w:rsidR="003F6F20" w:rsidRPr="00E84907">
        <w:rPr>
          <w:rFonts w:eastAsia="Times New Roman"/>
          <w:color w:val="000000" w:themeColor="text1"/>
        </w:rPr>
        <w:t xml:space="preserve"> on OR practice</w:t>
      </w:r>
      <w:r w:rsidRPr="00E84907">
        <w:rPr>
          <w:rFonts w:eastAsia="Times New Roman"/>
          <w:color w:val="000000" w:themeColor="text1"/>
        </w:rPr>
        <w:t>, we need to consider</w:t>
      </w:r>
      <w:r w:rsidR="00AA0989" w:rsidRPr="00E84907">
        <w:rPr>
          <w:rFonts w:eastAsia="Times New Roman"/>
          <w:color w:val="000000" w:themeColor="text1"/>
        </w:rPr>
        <w:t xml:space="preserve"> the nature of OR</w:t>
      </w:r>
      <w:r w:rsidR="001365B1" w:rsidRPr="00E84907">
        <w:rPr>
          <w:rFonts w:eastAsia="Times New Roman"/>
          <w:color w:val="000000" w:themeColor="text1"/>
        </w:rPr>
        <w:t xml:space="preserve">, what it claims to do, </w:t>
      </w:r>
      <w:r w:rsidR="003F6F20" w:rsidRPr="00E84907">
        <w:rPr>
          <w:rFonts w:eastAsia="Times New Roman"/>
          <w:color w:val="000000" w:themeColor="text1"/>
        </w:rPr>
        <w:t>and how it goes about it.</w:t>
      </w:r>
      <w:r w:rsidR="001365B1" w:rsidRPr="00E84907">
        <w:rPr>
          <w:rFonts w:eastAsia="Times New Roman"/>
          <w:color w:val="000000" w:themeColor="text1"/>
        </w:rPr>
        <w:t xml:space="preserve"> </w:t>
      </w:r>
      <w:r w:rsidR="003F6F20" w:rsidRPr="00E84907">
        <w:rPr>
          <w:rFonts w:eastAsia="Times New Roman"/>
          <w:color w:val="000000" w:themeColor="text1"/>
        </w:rPr>
        <w:t>Crucially we need understand</w:t>
      </w:r>
      <w:r w:rsidR="009F2517" w:rsidRPr="00E84907">
        <w:rPr>
          <w:rFonts w:eastAsia="Times New Roman"/>
          <w:color w:val="000000" w:themeColor="text1"/>
        </w:rPr>
        <w:t xml:space="preserve"> how practitioners</w:t>
      </w:r>
      <w:r w:rsidR="003F6F20" w:rsidRPr="00E84907">
        <w:rPr>
          <w:rFonts w:eastAsia="Times New Roman"/>
          <w:color w:val="000000" w:themeColor="text1"/>
        </w:rPr>
        <w:t xml:space="preserve"> interact with the clients and organisations </w:t>
      </w:r>
      <w:r w:rsidR="001365B1" w:rsidRPr="00E84907">
        <w:rPr>
          <w:rFonts w:eastAsia="Times New Roman"/>
          <w:color w:val="000000" w:themeColor="text1"/>
        </w:rPr>
        <w:t>t</w:t>
      </w:r>
      <w:r w:rsidR="003F6F20" w:rsidRPr="00E84907">
        <w:rPr>
          <w:rFonts w:eastAsia="Times New Roman"/>
          <w:color w:val="000000" w:themeColor="text1"/>
        </w:rPr>
        <w:t>hat they seek</w:t>
      </w:r>
      <w:r w:rsidR="001365B1" w:rsidRPr="00E84907">
        <w:rPr>
          <w:rFonts w:eastAsia="Times New Roman"/>
          <w:color w:val="000000" w:themeColor="text1"/>
        </w:rPr>
        <w:t xml:space="preserve"> to serve</w:t>
      </w:r>
      <w:r w:rsidRPr="00E84907">
        <w:rPr>
          <w:rFonts w:eastAsia="Times New Roman"/>
          <w:color w:val="000000" w:themeColor="text1"/>
        </w:rPr>
        <w:t xml:space="preserve">. </w:t>
      </w:r>
      <w:r w:rsidR="00CE7E7D" w:rsidRPr="00E84907">
        <w:rPr>
          <w:rFonts w:eastAsia="Times New Roman"/>
          <w:color w:val="000000" w:themeColor="text1"/>
        </w:rPr>
        <w:t xml:space="preserve">My </w:t>
      </w:r>
      <w:r w:rsidR="00CE7E7D">
        <w:rPr>
          <w:rFonts w:eastAsia="Times New Roman"/>
          <w:color w:val="000000" w:themeColor="text1"/>
        </w:rPr>
        <w:t>first</w:t>
      </w:r>
      <w:r w:rsidR="0026357C">
        <w:rPr>
          <w:rFonts w:eastAsia="Times New Roman"/>
          <w:color w:val="000000" w:themeColor="text1"/>
        </w:rPr>
        <w:t xml:space="preserve"> perspective is</w:t>
      </w:r>
      <w:r w:rsidR="00D50452">
        <w:rPr>
          <w:rFonts w:eastAsia="Times New Roman"/>
          <w:color w:val="000000" w:themeColor="text1"/>
        </w:rPr>
        <w:t xml:space="preserve"> to look at</w:t>
      </w:r>
      <w:r w:rsidR="00CE7E7D" w:rsidRPr="00E84907">
        <w:rPr>
          <w:rFonts w:eastAsia="Times New Roman"/>
          <w:color w:val="000000" w:themeColor="text1"/>
        </w:rPr>
        <w:t xml:space="preserve"> OR practice as an e</w:t>
      </w:r>
      <w:r w:rsidR="00454CD6">
        <w:rPr>
          <w:rFonts w:eastAsia="Times New Roman"/>
          <w:color w:val="000000" w:themeColor="text1"/>
        </w:rPr>
        <w:t>xercise in logic</w:t>
      </w:r>
      <w:r w:rsidR="00CE7E7D" w:rsidRPr="00E84907">
        <w:rPr>
          <w:rFonts w:eastAsia="Times New Roman"/>
          <w:color w:val="000000" w:themeColor="text1"/>
        </w:rPr>
        <w:t>. This reflects the fact that we consider ourselves to be, on the whole,</w:t>
      </w:r>
      <w:r w:rsidR="006125B7">
        <w:rPr>
          <w:rFonts w:eastAsia="Times New Roman"/>
          <w:color w:val="000000" w:themeColor="text1"/>
        </w:rPr>
        <w:t xml:space="preserve"> logical; w</w:t>
      </w:r>
      <w:r w:rsidR="00CE7E7D" w:rsidRPr="00E84907">
        <w:rPr>
          <w:rFonts w:eastAsia="Times New Roman"/>
          <w:color w:val="000000" w:themeColor="text1"/>
        </w:rPr>
        <w:t>e offer our services on the basis of our ability to develop logical arguments and at the end of our assignments we try to persuade our clients that our advice is logically sound.</w:t>
      </w:r>
      <w:r w:rsidR="00CE7E7D">
        <w:rPr>
          <w:rFonts w:eastAsia="Times New Roman"/>
          <w:color w:val="000000" w:themeColor="text1"/>
        </w:rPr>
        <w:t xml:space="preserve"> </w:t>
      </w:r>
      <w:r w:rsidR="00DF3812" w:rsidRPr="00E84907">
        <w:rPr>
          <w:rFonts w:eastAsia="Times New Roman"/>
          <w:color w:val="000000" w:themeColor="text1"/>
        </w:rPr>
        <w:t xml:space="preserve">My </w:t>
      </w:r>
      <w:r w:rsidR="00CE7E7D">
        <w:rPr>
          <w:rFonts w:eastAsia="Times New Roman"/>
          <w:color w:val="000000" w:themeColor="text1"/>
        </w:rPr>
        <w:t>second</w:t>
      </w:r>
      <w:r w:rsidR="00DF3812" w:rsidRPr="00E84907">
        <w:rPr>
          <w:rFonts w:eastAsia="Times New Roman"/>
          <w:color w:val="000000" w:themeColor="text1"/>
        </w:rPr>
        <w:t xml:space="preserve"> perspective is </w:t>
      </w:r>
      <w:r w:rsidR="00E0094F" w:rsidRPr="00E84907">
        <w:rPr>
          <w:rFonts w:eastAsia="Times New Roman"/>
          <w:color w:val="000000" w:themeColor="text1"/>
        </w:rPr>
        <w:t xml:space="preserve">to </w:t>
      </w:r>
      <w:r w:rsidR="00F01EBC" w:rsidRPr="00E84907">
        <w:rPr>
          <w:rFonts w:eastAsia="Times New Roman"/>
          <w:color w:val="000000" w:themeColor="text1"/>
        </w:rPr>
        <w:t xml:space="preserve">view OR practice as a social activity taking place </w:t>
      </w:r>
      <w:r w:rsidR="00E0094F" w:rsidRPr="00E84907">
        <w:rPr>
          <w:rFonts w:eastAsia="Times New Roman"/>
          <w:color w:val="000000" w:themeColor="text1"/>
        </w:rPr>
        <w:t>with</w:t>
      </w:r>
      <w:r w:rsidR="006125B7">
        <w:rPr>
          <w:rFonts w:eastAsia="Times New Roman"/>
          <w:color w:val="000000" w:themeColor="text1"/>
        </w:rPr>
        <w:t>in a social context,</w:t>
      </w:r>
      <w:r w:rsidR="00F01EBC" w:rsidRPr="00E84907">
        <w:rPr>
          <w:rFonts w:eastAsia="Times New Roman"/>
          <w:color w:val="000000" w:themeColor="text1"/>
        </w:rPr>
        <w:t xml:space="preserve"> </w:t>
      </w:r>
      <w:r w:rsidR="0056580C" w:rsidRPr="00E84907">
        <w:rPr>
          <w:rFonts w:eastAsia="Times New Roman"/>
          <w:color w:val="000000" w:themeColor="text1"/>
        </w:rPr>
        <w:t>draw</w:t>
      </w:r>
      <w:r w:rsidR="006125B7">
        <w:rPr>
          <w:rFonts w:eastAsia="Times New Roman"/>
          <w:color w:val="000000" w:themeColor="text1"/>
        </w:rPr>
        <w:t>ing</w:t>
      </w:r>
      <w:r w:rsidR="0056580C" w:rsidRPr="00E84907">
        <w:rPr>
          <w:rFonts w:eastAsia="Times New Roman"/>
          <w:color w:val="000000" w:themeColor="text1"/>
        </w:rPr>
        <w:t xml:space="preserve"> on </w:t>
      </w:r>
      <w:r w:rsidR="007B22E8" w:rsidRPr="00E84907">
        <w:rPr>
          <w:rFonts w:eastAsia="Times New Roman"/>
          <w:color w:val="000000" w:themeColor="text1"/>
        </w:rPr>
        <w:t xml:space="preserve">the </w:t>
      </w:r>
      <w:r w:rsidR="0056580C" w:rsidRPr="00E84907">
        <w:rPr>
          <w:rFonts w:eastAsia="Times New Roman"/>
          <w:color w:val="000000" w:themeColor="text1"/>
        </w:rPr>
        <w:t xml:space="preserve">sociological theory </w:t>
      </w:r>
      <w:r w:rsidR="0066192B" w:rsidRPr="00E84907">
        <w:rPr>
          <w:rFonts w:eastAsia="Times New Roman"/>
          <w:color w:val="000000" w:themeColor="text1"/>
        </w:rPr>
        <w:t>of actors</w:t>
      </w:r>
      <w:r w:rsidR="00525198" w:rsidRPr="00E84907">
        <w:rPr>
          <w:rFonts w:eastAsia="Times New Roman"/>
          <w:color w:val="000000" w:themeColor="text1"/>
        </w:rPr>
        <w:t xml:space="preserve"> and networks </w:t>
      </w:r>
      <w:r w:rsidR="0056580C" w:rsidRPr="00E84907">
        <w:rPr>
          <w:rFonts w:eastAsia="Times New Roman"/>
          <w:color w:val="000000" w:themeColor="text1"/>
        </w:rPr>
        <w:t>to model the social milieu of practice activities.</w:t>
      </w:r>
      <w:r w:rsidR="00260E7D">
        <w:rPr>
          <w:rFonts w:eastAsia="Times New Roman"/>
          <w:color w:val="000000" w:themeColor="text1"/>
        </w:rPr>
        <w:t xml:space="preserve"> </w:t>
      </w:r>
      <w:r w:rsidR="00544CE4" w:rsidRPr="00E84907">
        <w:rPr>
          <w:rFonts w:eastAsia="Times New Roman"/>
          <w:color w:val="000000" w:themeColor="text1"/>
        </w:rPr>
        <w:t>My third perspective is that</w:t>
      </w:r>
      <w:r w:rsidR="00881BB4">
        <w:rPr>
          <w:rFonts w:eastAsia="Times New Roman"/>
          <w:color w:val="000000" w:themeColor="text1"/>
        </w:rPr>
        <w:t xml:space="preserve"> of economics; i</w:t>
      </w:r>
      <w:r w:rsidR="00506548">
        <w:rPr>
          <w:rFonts w:eastAsia="Times New Roman"/>
          <w:color w:val="000000" w:themeColor="text1"/>
        </w:rPr>
        <w:t>f we are to</w:t>
      </w:r>
      <w:r w:rsidR="00544CE4" w:rsidRPr="00E84907">
        <w:rPr>
          <w:rFonts w:eastAsia="Times New Roman"/>
          <w:color w:val="000000" w:themeColor="text1"/>
        </w:rPr>
        <w:t xml:space="preserve"> understand the powerful forces driving the long term process of computerization, we need the economic perspective. </w:t>
      </w:r>
      <w:r w:rsidR="00B93CCB" w:rsidRPr="00E84907">
        <w:rPr>
          <w:rFonts w:eastAsia="Times New Roman"/>
          <w:color w:val="000000" w:themeColor="text1"/>
        </w:rPr>
        <w:t>Of course,</w:t>
      </w:r>
      <w:r w:rsidR="002702AB" w:rsidRPr="00E84907">
        <w:rPr>
          <w:rFonts w:eastAsia="Times New Roman"/>
          <w:color w:val="000000" w:themeColor="text1"/>
        </w:rPr>
        <w:t xml:space="preserve"> </w:t>
      </w:r>
      <w:r w:rsidR="007120F6">
        <w:rPr>
          <w:rFonts w:eastAsia="Times New Roman"/>
          <w:color w:val="000000" w:themeColor="text1"/>
        </w:rPr>
        <w:t>there is a perspective</w:t>
      </w:r>
      <w:r w:rsidR="0056141F" w:rsidRPr="00E84907">
        <w:rPr>
          <w:rFonts w:eastAsia="Times New Roman"/>
          <w:color w:val="000000" w:themeColor="text1"/>
        </w:rPr>
        <w:t xml:space="preserve"> that I can’t ignore</w:t>
      </w:r>
      <w:r w:rsidR="002702AB" w:rsidRPr="00E84907">
        <w:rPr>
          <w:rFonts w:eastAsia="Times New Roman"/>
          <w:color w:val="000000" w:themeColor="text1"/>
        </w:rPr>
        <w:t xml:space="preserve">, </w:t>
      </w:r>
      <w:r w:rsidR="00ED6585">
        <w:rPr>
          <w:rFonts w:eastAsia="Times New Roman"/>
          <w:color w:val="000000" w:themeColor="text1"/>
        </w:rPr>
        <w:t xml:space="preserve">it </w:t>
      </w:r>
      <w:r w:rsidR="002702AB" w:rsidRPr="00E84907">
        <w:rPr>
          <w:rFonts w:eastAsia="Times New Roman"/>
          <w:color w:val="000000" w:themeColor="text1"/>
        </w:rPr>
        <w:t>is my personal</w:t>
      </w:r>
      <w:r w:rsidR="008B6446" w:rsidRPr="00E84907">
        <w:rPr>
          <w:rFonts w:eastAsia="Times New Roman"/>
          <w:color w:val="000000" w:themeColor="text1"/>
        </w:rPr>
        <w:t xml:space="preserve"> perspective based o</w:t>
      </w:r>
      <w:r w:rsidR="002702AB" w:rsidRPr="00E84907">
        <w:rPr>
          <w:rFonts w:eastAsia="Times New Roman"/>
          <w:color w:val="000000" w:themeColor="text1"/>
        </w:rPr>
        <w:t>n my e</w:t>
      </w:r>
      <w:r w:rsidR="00A602AB" w:rsidRPr="00E84907">
        <w:rPr>
          <w:rFonts w:eastAsia="Times New Roman"/>
          <w:color w:val="000000" w:themeColor="text1"/>
        </w:rPr>
        <w:t>ducation and experience</w:t>
      </w:r>
      <w:r w:rsidR="003E3DAE" w:rsidRPr="00E84907">
        <w:rPr>
          <w:rFonts w:eastAsia="Times New Roman"/>
          <w:color w:val="000000" w:themeColor="text1"/>
        </w:rPr>
        <w:t xml:space="preserve">. </w:t>
      </w:r>
      <w:r w:rsidR="00B93CCB" w:rsidRPr="00E84907">
        <w:rPr>
          <w:rFonts w:eastAsia="Times New Roman"/>
          <w:color w:val="000000" w:themeColor="text1"/>
        </w:rPr>
        <w:t xml:space="preserve">I will start with this </w:t>
      </w:r>
      <w:r w:rsidR="00ED6585">
        <w:rPr>
          <w:rFonts w:eastAsia="Times New Roman"/>
          <w:color w:val="000000" w:themeColor="text1"/>
        </w:rPr>
        <w:t>initial</w:t>
      </w:r>
      <w:r w:rsidR="00B93CCB" w:rsidRPr="00E84907">
        <w:rPr>
          <w:rFonts w:eastAsia="Times New Roman"/>
          <w:color w:val="000000" w:themeColor="text1"/>
        </w:rPr>
        <w:t xml:space="preserve"> perspective.</w:t>
      </w:r>
    </w:p>
    <w:p w14:paraId="0DF7AFA8" w14:textId="77777777" w:rsidR="00B93CCB" w:rsidRPr="00E84907" w:rsidRDefault="00B93CCB" w:rsidP="004B733C">
      <w:pPr>
        <w:rPr>
          <w:rFonts w:eastAsia="Times New Roman"/>
          <w:color w:val="000000" w:themeColor="text1"/>
        </w:rPr>
      </w:pPr>
    </w:p>
    <w:p w14:paraId="7E8B7457" w14:textId="652D8D59" w:rsidR="00B93CCB" w:rsidRPr="00E84907" w:rsidRDefault="00B93CCB" w:rsidP="004B733C">
      <w:pPr>
        <w:rPr>
          <w:rFonts w:eastAsia="Times New Roman"/>
          <w:b/>
          <w:color w:val="000000" w:themeColor="text1"/>
        </w:rPr>
      </w:pPr>
      <w:r w:rsidRPr="00E84907">
        <w:rPr>
          <w:rFonts w:eastAsia="Times New Roman"/>
          <w:b/>
          <w:color w:val="000000" w:themeColor="text1"/>
        </w:rPr>
        <w:t xml:space="preserve">My </w:t>
      </w:r>
      <w:r w:rsidR="00124FC7" w:rsidRPr="00E84907">
        <w:rPr>
          <w:rFonts w:eastAsia="Times New Roman"/>
          <w:b/>
          <w:color w:val="000000" w:themeColor="text1"/>
        </w:rPr>
        <w:t xml:space="preserve">early </w:t>
      </w:r>
      <w:r w:rsidR="00536370">
        <w:rPr>
          <w:rFonts w:eastAsia="Times New Roman"/>
          <w:b/>
          <w:color w:val="000000" w:themeColor="text1"/>
        </w:rPr>
        <w:t>experience of computers</w:t>
      </w:r>
    </w:p>
    <w:p w14:paraId="46FB256A" w14:textId="77777777" w:rsidR="00B93CCB" w:rsidRDefault="00B93CCB" w:rsidP="004B733C">
      <w:pPr>
        <w:rPr>
          <w:rFonts w:eastAsia="Times New Roman"/>
          <w:color w:val="000000" w:themeColor="text1"/>
        </w:rPr>
      </w:pPr>
    </w:p>
    <w:p w14:paraId="5948A1B8" w14:textId="758F783E" w:rsidR="001217CD" w:rsidRPr="001D7C96" w:rsidRDefault="001D7C96" w:rsidP="004B733C">
      <w:pPr>
        <w:rPr>
          <w:rFonts w:eastAsia="Times New Roman"/>
          <w:i/>
          <w:color w:val="000000" w:themeColor="text1"/>
        </w:rPr>
      </w:pPr>
      <w:r w:rsidRPr="001D7C96">
        <w:rPr>
          <w:rFonts w:eastAsia="Times New Roman"/>
          <w:i/>
          <w:color w:val="000000" w:themeColor="text1"/>
        </w:rPr>
        <w:t>Contact with c</w:t>
      </w:r>
      <w:r w:rsidR="00F02AD7" w:rsidRPr="001D7C96">
        <w:rPr>
          <w:rFonts w:eastAsia="Times New Roman"/>
          <w:i/>
          <w:color w:val="000000" w:themeColor="text1"/>
        </w:rPr>
        <w:t>omputers at school and u</w:t>
      </w:r>
      <w:r w:rsidR="001217CD" w:rsidRPr="001D7C96">
        <w:rPr>
          <w:rFonts w:eastAsia="Times New Roman"/>
          <w:i/>
          <w:color w:val="000000" w:themeColor="text1"/>
        </w:rPr>
        <w:t>niver</w:t>
      </w:r>
      <w:r w:rsidR="00F02AD7" w:rsidRPr="001D7C96">
        <w:rPr>
          <w:rFonts w:eastAsia="Times New Roman"/>
          <w:i/>
          <w:color w:val="000000" w:themeColor="text1"/>
        </w:rPr>
        <w:t>s</w:t>
      </w:r>
      <w:r w:rsidR="001217CD" w:rsidRPr="001D7C96">
        <w:rPr>
          <w:rFonts w:eastAsia="Times New Roman"/>
          <w:i/>
          <w:color w:val="000000" w:themeColor="text1"/>
        </w:rPr>
        <w:t>ity</w:t>
      </w:r>
      <w:r w:rsidRPr="001D7C96">
        <w:rPr>
          <w:rFonts w:eastAsia="Times New Roman"/>
          <w:i/>
          <w:color w:val="000000" w:themeColor="text1"/>
        </w:rPr>
        <w:t xml:space="preserve"> in the 1960s</w:t>
      </w:r>
    </w:p>
    <w:p w14:paraId="34D5A5A1" w14:textId="77777777" w:rsidR="00F02AD7" w:rsidRPr="00E84907" w:rsidRDefault="00F02AD7" w:rsidP="004B733C">
      <w:pPr>
        <w:rPr>
          <w:rFonts w:eastAsia="Times New Roman"/>
          <w:color w:val="000000" w:themeColor="text1"/>
        </w:rPr>
      </w:pPr>
    </w:p>
    <w:p w14:paraId="6ADA2380" w14:textId="524820C1" w:rsidR="00124FC7" w:rsidRPr="00E84907" w:rsidRDefault="005650DE" w:rsidP="004B733C">
      <w:pPr>
        <w:rPr>
          <w:rFonts w:eastAsia="Times New Roman"/>
          <w:color w:val="000000" w:themeColor="text1"/>
        </w:rPr>
      </w:pPr>
      <w:r w:rsidRPr="00E84907">
        <w:rPr>
          <w:rFonts w:eastAsia="Times New Roman"/>
          <w:color w:val="000000" w:themeColor="text1"/>
        </w:rPr>
        <w:t xml:space="preserve">I was first introduced to computers in 1963. </w:t>
      </w:r>
      <w:r w:rsidR="00171463" w:rsidRPr="00E84907">
        <w:rPr>
          <w:rFonts w:eastAsia="Times New Roman"/>
          <w:color w:val="000000" w:themeColor="text1"/>
        </w:rPr>
        <w:t xml:space="preserve">My school was located close to the </w:t>
      </w:r>
      <w:r w:rsidR="00442282" w:rsidRPr="00E84907">
        <w:rPr>
          <w:rFonts w:eastAsia="Times New Roman"/>
          <w:color w:val="000000" w:themeColor="text1"/>
        </w:rPr>
        <w:t>UK nuclea</w:t>
      </w:r>
      <w:r w:rsidR="006125B7">
        <w:rPr>
          <w:rFonts w:eastAsia="Times New Roman"/>
          <w:color w:val="000000" w:themeColor="text1"/>
        </w:rPr>
        <w:t>r research facility at Harwell and o</w:t>
      </w:r>
      <w:r w:rsidRPr="00E84907">
        <w:rPr>
          <w:rFonts w:eastAsia="Times New Roman"/>
          <w:color w:val="000000" w:themeColor="text1"/>
        </w:rPr>
        <w:t>ne of the mas</w:t>
      </w:r>
      <w:r w:rsidR="00E1586F" w:rsidRPr="00E84907">
        <w:rPr>
          <w:rFonts w:eastAsia="Times New Roman"/>
          <w:color w:val="000000" w:themeColor="text1"/>
        </w:rPr>
        <w:t>ters arrange</w:t>
      </w:r>
      <w:r w:rsidR="002C6C51">
        <w:rPr>
          <w:rFonts w:eastAsia="Times New Roman"/>
          <w:color w:val="000000" w:themeColor="text1"/>
        </w:rPr>
        <w:t>d</w:t>
      </w:r>
      <w:r w:rsidR="00E1586F" w:rsidRPr="00E84907">
        <w:rPr>
          <w:rFonts w:eastAsia="Times New Roman"/>
          <w:color w:val="000000" w:themeColor="text1"/>
        </w:rPr>
        <w:t xml:space="preserve"> for a group of us to spend an afternoon</w:t>
      </w:r>
      <w:r w:rsidR="00BA0D9E">
        <w:rPr>
          <w:rFonts w:eastAsia="Times New Roman"/>
          <w:color w:val="000000" w:themeColor="text1"/>
        </w:rPr>
        <w:t xml:space="preserve"> </w:t>
      </w:r>
      <w:r w:rsidR="00454CD6">
        <w:rPr>
          <w:rFonts w:eastAsia="Times New Roman"/>
          <w:color w:val="000000" w:themeColor="text1"/>
        </w:rPr>
        <w:t>there to</w:t>
      </w:r>
      <w:r w:rsidR="00BA0D9E">
        <w:rPr>
          <w:rFonts w:eastAsia="Times New Roman"/>
          <w:color w:val="000000" w:themeColor="text1"/>
        </w:rPr>
        <w:t xml:space="preserve"> </w:t>
      </w:r>
      <w:r w:rsidR="00C4042A" w:rsidRPr="00E84907">
        <w:rPr>
          <w:rFonts w:eastAsia="Times New Roman"/>
          <w:color w:val="000000" w:themeColor="text1"/>
        </w:rPr>
        <w:t>learn how to write computer programmes</w:t>
      </w:r>
      <w:r w:rsidR="00E1586F" w:rsidRPr="00E84907">
        <w:rPr>
          <w:rFonts w:eastAsia="Times New Roman"/>
          <w:color w:val="000000" w:themeColor="text1"/>
        </w:rPr>
        <w:t xml:space="preserve">. </w:t>
      </w:r>
      <w:r w:rsidR="0018237B" w:rsidRPr="00E84907">
        <w:rPr>
          <w:rFonts w:eastAsia="Times New Roman"/>
          <w:color w:val="000000" w:themeColor="text1"/>
        </w:rPr>
        <w:t xml:space="preserve">We were given a practical session with the task of producing a simple routine. This was an </w:t>
      </w:r>
      <w:r w:rsidR="0018237B" w:rsidRPr="002C6C51">
        <w:rPr>
          <w:rFonts w:eastAsia="Times New Roman"/>
          <w:i/>
          <w:color w:val="000000" w:themeColor="text1"/>
        </w:rPr>
        <w:t>extra curricula</w:t>
      </w:r>
      <w:r w:rsidR="0018237B" w:rsidRPr="00E84907">
        <w:rPr>
          <w:rFonts w:eastAsia="Times New Roman"/>
          <w:color w:val="000000" w:themeColor="text1"/>
        </w:rPr>
        <w:t xml:space="preserve"> activity</w:t>
      </w:r>
      <w:r w:rsidR="002C6C51">
        <w:rPr>
          <w:rFonts w:eastAsia="Times New Roman"/>
          <w:color w:val="000000" w:themeColor="text1"/>
        </w:rPr>
        <w:t xml:space="preserve"> and no use was made </w:t>
      </w:r>
      <w:r w:rsidR="00F52E67">
        <w:rPr>
          <w:rFonts w:eastAsia="Times New Roman"/>
          <w:color w:val="000000" w:themeColor="text1"/>
        </w:rPr>
        <w:t xml:space="preserve">of it </w:t>
      </w:r>
      <w:r w:rsidR="002C6C51">
        <w:rPr>
          <w:rFonts w:eastAsia="Times New Roman"/>
          <w:color w:val="000000" w:themeColor="text1"/>
        </w:rPr>
        <w:t xml:space="preserve">in our </w:t>
      </w:r>
      <w:r w:rsidR="00BA0D9E">
        <w:rPr>
          <w:rFonts w:eastAsia="Times New Roman"/>
          <w:color w:val="000000" w:themeColor="text1"/>
        </w:rPr>
        <w:t>school</w:t>
      </w:r>
      <w:r w:rsidR="002C6C51">
        <w:rPr>
          <w:rFonts w:eastAsia="Times New Roman"/>
          <w:color w:val="000000" w:themeColor="text1"/>
        </w:rPr>
        <w:t>work</w:t>
      </w:r>
      <w:r w:rsidR="0018237B" w:rsidRPr="00E84907">
        <w:rPr>
          <w:rFonts w:eastAsia="Times New Roman"/>
          <w:color w:val="000000" w:themeColor="text1"/>
        </w:rPr>
        <w:t>. In a similar way</w:t>
      </w:r>
      <w:r w:rsidR="00992351" w:rsidRPr="00E84907">
        <w:rPr>
          <w:rFonts w:eastAsia="Times New Roman"/>
          <w:color w:val="000000" w:themeColor="text1"/>
        </w:rPr>
        <w:t>,</w:t>
      </w:r>
      <w:r w:rsidR="0018237B" w:rsidRPr="00E84907">
        <w:rPr>
          <w:rFonts w:eastAsia="Times New Roman"/>
          <w:color w:val="000000" w:themeColor="text1"/>
        </w:rPr>
        <w:t xml:space="preserve"> </w:t>
      </w:r>
      <w:r w:rsidR="00403E74" w:rsidRPr="00E84907">
        <w:rPr>
          <w:rFonts w:eastAsia="Times New Roman"/>
          <w:color w:val="000000" w:themeColor="text1"/>
        </w:rPr>
        <w:t xml:space="preserve">while studying for an engineering degree at the Royal Military </w:t>
      </w:r>
      <w:r w:rsidR="00013EA7" w:rsidRPr="00E84907">
        <w:rPr>
          <w:rFonts w:eastAsia="Times New Roman"/>
          <w:color w:val="000000" w:themeColor="text1"/>
        </w:rPr>
        <w:t>College of Science</w:t>
      </w:r>
      <w:r w:rsidR="00992351" w:rsidRPr="00E84907">
        <w:rPr>
          <w:rFonts w:eastAsia="Times New Roman"/>
          <w:color w:val="000000" w:themeColor="text1"/>
        </w:rPr>
        <w:t>,</w:t>
      </w:r>
      <w:r w:rsidR="00403E74" w:rsidRPr="00E84907">
        <w:rPr>
          <w:rFonts w:eastAsia="Times New Roman"/>
          <w:color w:val="000000" w:themeColor="text1"/>
        </w:rPr>
        <w:t xml:space="preserve"> </w:t>
      </w:r>
      <w:r w:rsidR="0018237B" w:rsidRPr="00E84907">
        <w:rPr>
          <w:rFonts w:eastAsia="Times New Roman"/>
          <w:color w:val="000000" w:themeColor="text1"/>
        </w:rPr>
        <w:t>I spent an afternoo</w:t>
      </w:r>
      <w:r w:rsidR="00403E74" w:rsidRPr="00E84907">
        <w:rPr>
          <w:rFonts w:eastAsia="Times New Roman"/>
          <w:color w:val="000000" w:themeColor="text1"/>
        </w:rPr>
        <w:t xml:space="preserve">n </w:t>
      </w:r>
      <w:r w:rsidR="00414E0F" w:rsidRPr="00E84907">
        <w:rPr>
          <w:rFonts w:eastAsia="Times New Roman"/>
          <w:color w:val="000000" w:themeColor="text1"/>
        </w:rPr>
        <w:t xml:space="preserve">learning </w:t>
      </w:r>
      <w:r w:rsidR="00D05FF4" w:rsidRPr="00E84907">
        <w:rPr>
          <w:rFonts w:eastAsia="Times New Roman"/>
          <w:color w:val="000000" w:themeColor="text1"/>
        </w:rPr>
        <w:t>how to use</w:t>
      </w:r>
      <w:r w:rsidR="008F536B" w:rsidRPr="00E84907">
        <w:rPr>
          <w:rFonts w:eastAsia="Times New Roman"/>
          <w:color w:val="000000" w:themeColor="text1"/>
        </w:rPr>
        <w:t xml:space="preserve"> a</w:t>
      </w:r>
      <w:r w:rsidR="00D05FF4" w:rsidRPr="00E84907">
        <w:rPr>
          <w:rFonts w:eastAsia="Times New Roman"/>
          <w:color w:val="000000" w:themeColor="text1"/>
        </w:rPr>
        <w:t>n existing</w:t>
      </w:r>
      <w:r w:rsidR="008F536B" w:rsidRPr="00E84907">
        <w:rPr>
          <w:rFonts w:eastAsia="Times New Roman"/>
          <w:color w:val="000000" w:themeColor="text1"/>
        </w:rPr>
        <w:t xml:space="preserve"> </w:t>
      </w:r>
      <w:r w:rsidR="00414E0F" w:rsidRPr="00E84907">
        <w:rPr>
          <w:rFonts w:eastAsia="Times New Roman"/>
          <w:color w:val="000000" w:themeColor="text1"/>
        </w:rPr>
        <w:t>computing</w:t>
      </w:r>
      <w:r w:rsidR="008F536B" w:rsidRPr="00E84907">
        <w:rPr>
          <w:rFonts w:eastAsia="Times New Roman"/>
          <w:color w:val="000000" w:themeColor="text1"/>
        </w:rPr>
        <w:t xml:space="preserve"> program</w:t>
      </w:r>
      <w:r w:rsidR="00D05FF4" w:rsidRPr="00E84907">
        <w:rPr>
          <w:rFonts w:eastAsia="Times New Roman"/>
          <w:color w:val="000000" w:themeColor="text1"/>
        </w:rPr>
        <w:t xml:space="preserve"> to analyse a simple structure</w:t>
      </w:r>
      <w:r w:rsidR="00992351" w:rsidRPr="00E84907">
        <w:rPr>
          <w:rFonts w:eastAsia="Times New Roman"/>
          <w:color w:val="000000" w:themeColor="text1"/>
        </w:rPr>
        <w:t xml:space="preserve">. Again this activity, while </w:t>
      </w:r>
      <w:r w:rsidR="00992351" w:rsidRPr="00E84907">
        <w:rPr>
          <w:rFonts w:eastAsia="Times New Roman"/>
          <w:color w:val="000000" w:themeColor="text1"/>
        </w:rPr>
        <w:lastRenderedPageBreak/>
        <w:t>interesting and no doubt educational, play</w:t>
      </w:r>
      <w:r w:rsidR="006125B7">
        <w:rPr>
          <w:rFonts w:eastAsia="Times New Roman"/>
          <w:color w:val="000000" w:themeColor="text1"/>
        </w:rPr>
        <w:t>ed no formal part in the course. I</w:t>
      </w:r>
      <w:r w:rsidR="00992351" w:rsidRPr="00E84907">
        <w:rPr>
          <w:rFonts w:eastAsia="Times New Roman"/>
          <w:color w:val="000000" w:themeColor="text1"/>
        </w:rPr>
        <w:t xml:space="preserve">t seemed to be my fate to </w:t>
      </w:r>
      <w:r w:rsidR="00DB4C59" w:rsidRPr="00E84907">
        <w:rPr>
          <w:rFonts w:eastAsia="Times New Roman"/>
          <w:color w:val="000000" w:themeColor="text1"/>
        </w:rPr>
        <w:t xml:space="preserve">be </w:t>
      </w:r>
      <w:r w:rsidR="007472F3" w:rsidRPr="00E84907">
        <w:rPr>
          <w:rFonts w:eastAsia="Times New Roman"/>
          <w:color w:val="000000" w:themeColor="text1"/>
        </w:rPr>
        <w:t>given</w:t>
      </w:r>
      <w:r w:rsidR="00D12381" w:rsidRPr="00E84907">
        <w:rPr>
          <w:rFonts w:eastAsia="Times New Roman"/>
          <w:color w:val="000000" w:themeColor="text1"/>
        </w:rPr>
        <w:t xml:space="preserve"> a</w:t>
      </w:r>
      <w:r w:rsidR="007472F3" w:rsidRPr="00E84907">
        <w:rPr>
          <w:rFonts w:eastAsia="Times New Roman"/>
          <w:color w:val="000000" w:themeColor="text1"/>
        </w:rPr>
        <w:t xml:space="preserve"> </w:t>
      </w:r>
      <w:r w:rsidR="00DB4C59" w:rsidRPr="00E84907">
        <w:rPr>
          <w:rFonts w:eastAsia="Times New Roman"/>
          <w:color w:val="000000" w:themeColor="text1"/>
        </w:rPr>
        <w:t>taste</w:t>
      </w:r>
      <w:r w:rsidR="00BA0D9E">
        <w:rPr>
          <w:rFonts w:eastAsia="Times New Roman"/>
          <w:color w:val="000000" w:themeColor="text1"/>
        </w:rPr>
        <w:t xml:space="preserve"> but never a </w:t>
      </w:r>
      <w:r w:rsidR="006125B7">
        <w:rPr>
          <w:rFonts w:eastAsia="Times New Roman"/>
          <w:color w:val="000000" w:themeColor="text1"/>
        </w:rPr>
        <w:t xml:space="preserve">proper </w:t>
      </w:r>
      <w:r w:rsidR="00BA0D9E">
        <w:rPr>
          <w:rFonts w:eastAsia="Times New Roman"/>
          <w:color w:val="000000" w:themeColor="text1"/>
        </w:rPr>
        <w:t>meal</w:t>
      </w:r>
      <w:r w:rsidR="007472F3" w:rsidRPr="00E84907">
        <w:rPr>
          <w:rFonts w:eastAsia="Times New Roman"/>
          <w:color w:val="000000" w:themeColor="text1"/>
        </w:rPr>
        <w:t xml:space="preserve">. </w:t>
      </w:r>
    </w:p>
    <w:p w14:paraId="4805DBF4" w14:textId="77777777" w:rsidR="00124FC7" w:rsidRDefault="00124FC7" w:rsidP="004B733C">
      <w:pPr>
        <w:rPr>
          <w:rFonts w:eastAsia="Times New Roman"/>
          <w:color w:val="000000" w:themeColor="text1"/>
        </w:rPr>
      </w:pPr>
    </w:p>
    <w:p w14:paraId="1C04E906" w14:textId="249F5D93" w:rsidR="001D7C96" w:rsidRPr="004242EF" w:rsidRDefault="001D7C96" w:rsidP="004B733C">
      <w:pPr>
        <w:rPr>
          <w:rFonts w:eastAsia="Times New Roman"/>
          <w:i/>
          <w:color w:val="000000" w:themeColor="text1"/>
        </w:rPr>
      </w:pPr>
      <w:r w:rsidRPr="004242EF">
        <w:rPr>
          <w:rFonts w:eastAsia="Times New Roman"/>
          <w:i/>
          <w:color w:val="000000" w:themeColor="text1"/>
        </w:rPr>
        <w:t>Engineering analysis u</w:t>
      </w:r>
      <w:r w:rsidR="004242EF" w:rsidRPr="004242EF">
        <w:rPr>
          <w:rFonts w:eastAsia="Times New Roman"/>
          <w:i/>
          <w:color w:val="000000" w:themeColor="text1"/>
        </w:rPr>
        <w:t>sing pen and paper</w:t>
      </w:r>
    </w:p>
    <w:p w14:paraId="12A0245A" w14:textId="77777777" w:rsidR="004242EF" w:rsidRPr="00E84907" w:rsidRDefault="004242EF" w:rsidP="004B733C">
      <w:pPr>
        <w:rPr>
          <w:rFonts w:eastAsia="Times New Roman"/>
          <w:color w:val="000000" w:themeColor="text1"/>
        </w:rPr>
      </w:pPr>
    </w:p>
    <w:p w14:paraId="244F873D" w14:textId="2DAE9C70" w:rsidR="00031C92" w:rsidRPr="00E84907" w:rsidRDefault="004242EF" w:rsidP="004B733C">
      <w:pPr>
        <w:rPr>
          <w:rFonts w:eastAsia="Times New Roman"/>
          <w:color w:val="000000" w:themeColor="text1"/>
        </w:rPr>
      </w:pPr>
      <w:r>
        <w:rPr>
          <w:rFonts w:eastAsia="Times New Roman"/>
          <w:color w:val="000000" w:themeColor="text1"/>
        </w:rPr>
        <w:t>I</w:t>
      </w:r>
      <w:r w:rsidR="007472F3" w:rsidRPr="00E84907">
        <w:rPr>
          <w:rFonts w:eastAsia="Times New Roman"/>
          <w:color w:val="000000" w:themeColor="text1"/>
        </w:rPr>
        <w:t>mmediately after graduation</w:t>
      </w:r>
      <w:r w:rsidR="00157173" w:rsidRPr="00E84907">
        <w:rPr>
          <w:rFonts w:eastAsia="Times New Roman"/>
          <w:color w:val="000000" w:themeColor="text1"/>
        </w:rPr>
        <w:t>,</w:t>
      </w:r>
      <w:r w:rsidR="00967F81" w:rsidRPr="00E84907">
        <w:rPr>
          <w:rFonts w:eastAsia="Times New Roman"/>
          <w:color w:val="000000" w:themeColor="text1"/>
        </w:rPr>
        <w:t xml:space="preserve"> I worked </w:t>
      </w:r>
      <w:r w:rsidR="0021388F">
        <w:rPr>
          <w:rFonts w:eastAsia="Times New Roman"/>
          <w:color w:val="000000" w:themeColor="text1"/>
        </w:rPr>
        <w:t>in</w:t>
      </w:r>
      <w:r w:rsidR="00FC62F1">
        <w:rPr>
          <w:rFonts w:eastAsia="Times New Roman"/>
          <w:color w:val="000000" w:themeColor="text1"/>
        </w:rPr>
        <w:t xml:space="preserve"> an</w:t>
      </w:r>
      <w:r w:rsidR="007472F3" w:rsidRPr="00E84907">
        <w:rPr>
          <w:rFonts w:eastAsia="Times New Roman"/>
          <w:color w:val="000000" w:themeColor="text1"/>
        </w:rPr>
        <w:t xml:space="preserve"> international engineering consultancy as a consulting engineer. </w:t>
      </w:r>
      <w:r w:rsidR="002C6C51">
        <w:rPr>
          <w:rFonts w:eastAsia="Times New Roman"/>
          <w:color w:val="000000" w:themeColor="text1"/>
        </w:rPr>
        <w:t>The consultancy designed</w:t>
      </w:r>
      <w:r w:rsidR="007472F3" w:rsidRPr="00E84907">
        <w:rPr>
          <w:rFonts w:eastAsia="Times New Roman"/>
          <w:color w:val="000000" w:themeColor="text1"/>
        </w:rPr>
        <w:t xml:space="preserve"> engineering structures for clients and supervised their construction on sit</w:t>
      </w:r>
      <w:r w:rsidR="00454CD6">
        <w:rPr>
          <w:rFonts w:eastAsia="Times New Roman"/>
          <w:color w:val="000000" w:themeColor="text1"/>
        </w:rPr>
        <w:t xml:space="preserve">e. </w:t>
      </w:r>
      <w:r w:rsidR="00124FC7" w:rsidRPr="00E84907">
        <w:rPr>
          <w:rFonts w:eastAsia="Times New Roman"/>
          <w:color w:val="000000" w:themeColor="text1"/>
        </w:rPr>
        <w:t xml:space="preserve">I was allocated </w:t>
      </w:r>
      <w:r w:rsidR="00616375">
        <w:rPr>
          <w:rFonts w:eastAsia="Times New Roman"/>
          <w:color w:val="000000" w:themeColor="text1"/>
        </w:rPr>
        <w:t>to the large span bridge team</w:t>
      </w:r>
      <w:r w:rsidR="002C6C51">
        <w:rPr>
          <w:rFonts w:eastAsia="Times New Roman"/>
          <w:color w:val="000000" w:themeColor="text1"/>
        </w:rPr>
        <w:t>,</w:t>
      </w:r>
      <w:r w:rsidR="00616375">
        <w:rPr>
          <w:rFonts w:eastAsia="Times New Roman"/>
          <w:color w:val="000000" w:themeColor="text1"/>
        </w:rPr>
        <w:t xml:space="preserve"> who had just finished the construction of the Forth </w:t>
      </w:r>
      <w:r w:rsidR="00FC62F1">
        <w:rPr>
          <w:rFonts w:eastAsia="Times New Roman"/>
          <w:color w:val="000000" w:themeColor="text1"/>
        </w:rPr>
        <w:t>and Severn b</w:t>
      </w:r>
      <w:r w:rsidR="006065CE" w:rsidRPr="00E84907">
        <w:rPr>
          <w:rFonts w:eastAsia="Times New Roman"/>
          <w:color w:val="000000" w:themeColor="text1"/>
        </w:rPr>
        <w:t>ridge</w:t>
      </w:r>
      <w:r w:rsidR="00FC62F1">
        <w:rPr>
          <w:rFonts w:eastAsia="Times New Roman"/>
          <w:color w:val="000000" w:themeColor="text1"/>
        </w:rPr>
        <w:t>s</w:t>
      </w:r>
      <w:r w:rsidR="002C6C51">
        <w:rPr>
          <w:rFonts w:eastAsia="Times New Roman"/>
          <w:color w:val="000000" w:themeColor="text1"/>
        </w:rPr>
        <w:t>.</w:t>
      </w:r>
      <w:r w:rsidR="006065CE" w:rsidRPr="00E84907">
        <w:rPr>
          <w:rFonts w:eastAsia="Times New Roman"/>
          <w:color w:val="000000" w:themeColor="text1"/>
        </w:rPr>
        <w:t xml:space="preserve"> </w:t>
      </w:r>
      <w:r w:rsidR="002C6C51">
        <w:rPr>
          <w:rFonts w:eastAsia="Times New Roman"/>
          <w:color w:val="000000" w:themeColor="text1"/>
        </w:rPr>
        <w:t>B</w:t>
      </w:r>
      <w:r w:rsidR="00616375">
        <w:rPr>
          <w:rFonts w:eastAsia="Times New Roman"/>
          <w:color w:val="000000" w:themeColor="text1"/>
        </w:rPr>
        <w:t xml:space="preserve">oth </w:t>
      </w:r>
      <w:r w:rsidR="002C6C51">
        <w:rPr>
          <w:rFonts w:eastAsia="Times New Roman"/>
          <w:color w:val="000000" w:themeColor="text1"/>
        </w:rPr>
        <w:t>bridges demonstrated</w:t>
      </w:r>
      <w:r w:rsidR="00616375">
        <w:rPr>
          <w:rFonts w:eastAsia="Times New Roman"/>
          <w:color w:val="000000" w:themeColor="text1"/>
        </w:rPr>
        <w:t xml:space="preserve"> </w:t>
      </w:r>
      <w:r>
        <w:rPr>
          <w:rFonts w:eastAsia="Times New Roman"/>
          <w:color w:val="000000" w:themeColor="text1"/>
        </w:rPr>
        <w:t xml:space="preserve">innovative approaches to the problem of ‘flutter’, a problem </w:t>
      </w:r>
      <w:r w:rsidR="00FC62F1">
        <w:rPr>
          <w:rFonts w:eastAsia="Times New Roman"/>
          <w:color w:val="000000" w:themeColor="text1"/>
        </w:rPr>
        <w:t>highligh</w:t>
      </w:r>
      <w:r>
        <w:rPr>
          <w:rFonts w:eastAsia="Times New Roman"/>
          <w:color w:val="000000" w:themeColor="text1"/>
        </w:rPr>
        <w:t>ted by the dramatic and unexpected failure of the Tacoma Narrows Bridge in 1940 (videos of the failure can be found on YouTube)</w:t>
      </w:r>
    </w:p>
    <w:p w14:paraId="262DC9F1" w14:textId="77777777" w:rsidR="00031C92" w:rsidRPr="00E84907" w:rsidRDefault="00031C92" w:rsidP="004B733C">
      <w:pPr>
        <w:rPr>
          <w:rFonts w:eastAsia="Times New Roman"/>
          <w:color w:val="000000" w:themeColor="text1"/>
        </w:rPr>
      </w:pPr>
    </w:p>
    <w:p w14:paraId="0381FECE" w14:textId="2224BE8B" w:rsidR="004224FB" w:rsidRDefault="00CD247D" w:rsidP="004B733C">
      <w:pPr>
        <w:rPr>
          <w:rFonts w:eastAsia="Times New Roman"/>
          <w:color w:val="000000" w:themeColor="text1"/>
        </w:rPr>
      </w:pPr>
      <w:r w:rsidRPr="00E84907">
        <w:rPr>
          <w:rFonts w:eastAsia="Times New Roman"/>
          <w:color w:val="000000" w:themeColor="text1"/>
        </w:rPr>
        <w:t>The</w:t>
      </w:r>
      <w:r w:rsidR="00514501" w:rsidRPr="00E84907">
        <w:rPr>
          <w:rFonts w:eastAsia="Times New Roman"/>
          <w:color w:val="000000" w:themeColor="text1"/>
        </w:rPr>
        <w:t xml:space="preserve"> Turkish Government was one </w:t>
      </w:r>
      <w:r w:rsidRPr="00E84907">
        <w:rPr>
          <w:rFonts w:eastAsia="Times New Roman"/>
          <w:color w:val="000000" w:themeColor="text1"/>
        </w:rPr>
        <w:t>of the many</w:t>
      </w:r>
      <w:r w:rsidR="00514501" w:rsidRPr="00E84907">
        <w:rPr>
          <w:rFonts w:eastAsia="Times New Roman"/>
          <w:color w:val="000000" w:themeColor="text1"/>
        </w:rPr>
        <w:t xml:space="preserve"> potential client</w:t>
      </w:r>
      <w:r w:rsidRPr="00E84907">
        <w:rPr>
          <w:rFonts w:eastAsia="Times New Roman"/>
          <w:color w:val="000000" w:themeColor="text1"/>
        </w:rPr>
        <w:t>s</w:t>
      </w:r>
      <w:r w:rsidR="00514501" w:rsidRPr="00E84907">
        <w:rPr>
          <w:rFonts w:eastAsia="Times New Roman"/>
          <w:color w:val="000000" w:themeColor="text1"/>
        </w:rPr>
        <w:t xml:space="preserve"> </w:t>
      </w:r>
      <w:r w:rsidRPr="00E84907">
        <w:rPr>
          <w:rFonts w:eastAsia="Times New Roman"/>
          <w:color w:val="000000" w:themeColor="text1"/>
        </w:rPr>
        <w:t xml:space="preserve">interested in </w:t>
      </w:r>
      <w:r w:rsidR="003A14DC">
        <w:rPr>
          <w:rFonts w:eastAsia="Times New Roman"/>
          <w:color w:val="000000" w:themeColor="text1"/>
        </w:rPr>
        <w:t>taking advantage of</w:t>
      </w:r>
      <w:r w:rsidR="00620CDF" w:rsidRPr="00E84907">
        <w:rPr>
          <w:rFonts w:eastAsia="Times New Roman"/>
          <w:color w:val="000000" w:themeColor="text1"/>
        </w:rPr>
        <w:t xml:space="preserve"> the new approach.</w:t>
      </w:r>
      <w:r w:rsidR="00514501" w:rsidRPr="00E84907">
        <w:rPr>
          <w:rFonts w:eastAsia="Times New Roman"/>
          <w:color w:val="000000" w:themeColor="text1"/>
        </w:rPr>
        <w:t xml:space="preserve"> </w:t>
      </w:r>
      <w:r w:rsidR="00620CDF" w:rsidRPr="00E84907">
        <w:rPr>
          <w:rFonts w:eastAsia="Times New Roman"/>
          <w:color w:val="000000" w:themeColor="text1"/>
        </w:rPr>
        <w:t>O</w:t>
      </w:r>
      <w:r w:rsidR="00124FC7" w:rsidRPr="00E84907">
        <w:rPr>
          <w:rFonts w:eastAsia="Times New Roman"/>
          <w:color w:val="000000" w:themeColor="text1"/>
        </w:rPr>
        <w:t xml:space="preserve">ne of </w:t>
      </w:r>
      <w:r w:rsidR="003A14DC">
        <w:rPr>
          <w:rFonts w:eastAsia="Times New Roman"/>
          <w:color w:val="000000" w:themeColor="text1"/>
        </w:rPr>
        <w:t>my</w:t>
      </w:r>
      <w:r w:rsidR="00124FC7" w:rsidRPr="00E84907">
        <w:rPr>
          <w:rFonts w:eastAsia="Times New Roman"/>
          <w:color w:val="000000" w:themeColor="text1"/>
        </w:rPr>
        <w:t xml:space="preserve"> first job</w:t>
      </w:r>
      <w:r w:rsidR="00514501" w:rsidRPr="00E84907">
        <w:rPr>
          <w:rFonts w:eastAsia="Times New Roman"/>
          <w:color w:val="000000" w:themeColor="text1"/>
        </w:rPr>
        <w:t>s</w:t>
      </w:r>
      <w:r w:rsidR="00620CDF" w:rsidRPr="00E84907">
        <w:rPr>
          <w:rFonts w:eastAsia="Times New Roman"/>
          <w:color w:val="000000" w:themeColor="text1"/>
        </w:rPr>
        <w:t xml:space="preserve"> was to do an</w:t>
      </w:r>
      <w:r w:rsidR="00563E8D">
        <w:rPr>
          <w:rFonts w:eastAsia="Times New Roman"/>
          <w:color w:val="000000" w:themeColor="text1"/>
        </w:rPr>
        <w:t xml:space="preserve"> initial design for</w:t>
      </w:r>
      <w:r w:rsidR="00124FC7" w:rsidRPr="00E84907">
        <w:rPr>
          <w:rFonts w:eastAsia="Times New Roman"/>
          <w:color w:val="000000" w:themeColor="text1"/>
        </w:rPr>
        <w:t xml:space="preserve"> a bridge </w:t>
      </w:r>
      <w:r w:rsidR="00E90E36">
        <w:rPr>
          <w:rFonts w:eastAsia="Times New Roman"/>
          <w:color w:val="000000" w:themeColor="text1"/>
        </w:rPr>
        <w:t>over the Bos</w:t>
      </w:r>
      <w:r w:rsidR="00D90193" w:rsidRPr="00E84907">
        <w:rPr>
          <w:rFonts w:eastAsia="Times New Roman"/>
          <w:color w:val="000000" w:themeColor="text1"/>
        </w:rPr>
        <w:t>porus</w:t>
      </w:r>
      <w:r w:rsidR="0083569E" w:rsidRPr="00E84907">
        <w:rPr>
          <w:rFonts w:eastAsia="Times New Roman"/>
          <w:color w:val="000000" w:themeColor="text1"/>
        </w:rPr>
        <w:t xml:space="preserve"> Strait</w:t>
      </w:r>
      <w:r w:rsidR="00514501" w:rsidRPr="00E84907">
        <w:rPr>
          <w:rFonts w:eastAsia="Times New Roman"/>
          <w:color w:val="000000" w:themeColor="text1"/>
        </w:rPr>
        <w:t>s</w:t>
      </w:r>
      <w:r w:rsidR="00836923">
        <w:rPr>
          <w:rFonts w:eastAsia="Times New Roman"/>
          <w:color w:val="000000" w:themeColor="text1"/>
        </w:rPr>
        <w:t xml:space="preserve"> in</w:t>
      </w:r>
      <w:r w:rsidR="009B23C1">
        <w:rPr>
          <w:rFonts w:eastAsia="Times New Roman"/>
          <w:color w:val="000000" w:themeColor="text1"/>
        </w:rPr>
        <w:t xml:space="preserve"> </w:t>
      </w:r>
      <w:r w:rsidR="0083569E" w:rsidRPr="00E84907">
        <w:rPr>
          <w:rFonts w:eastAsia="Times New Roman"/>
          <w:color w:val="000000" w:themeColor="text1"/>
        </w:rPr>
        <w:t>Turkey.</w:t>
      </w:r>
      <w:r w:rsidR="00031C92" w:rsidRPr="00E84907">
        <w:rPr>
          <w:rFonts w:eastAsia="Times New Roman"/>
          <w:color w:val="000000" w:themeColor="text1"/>
        </w:rPr>
        <w:t xml:space="preserve"> </w:t>
      </w:r>
      <w:r w:rsidR="00514501" w:rsidRPr="00E84907">
        <w:rPr>
          <w:rFonts w:eastAsia="Times New Roman"/>
          <w:color w:val="000000" w:themeColor="text1"/>
        </w:rPr>
        <w:t xml:space="preserve">I was </w:t>
      </w:r>
      <w:r w:rsidR="00563E8D">
        <w:rPr>
          <w:rFonts w:eastAsia="Times New Roman"/>
          <w:color w:val="000000" w:themeColor="text1"/>
        </w:rPr>
        <w:t>told</w:t>
      </w:r>
      <w:r w:rsidR="00514501" w:rsidRPr="00E84907">
        <w:rPr>
          <w:rFonts w:eastAsia="Times New Roman"/>
          <w:color w:val="000000" w:themeColor="text1"/>
        </w:rPr>
        <w:t xml:space="preserve"> to ‘fit’ the </w:t>
      </w:r>
      <w:r w:rsidR="00563E8D">
        <w:rPr>
          <w:rFonts w:eastAsia="Times New Roman"/>
          <w:color w:val="000000" w:themeColor="text1"/>
        </w:rPr>
        <w:t xml:space="preserve">design of the </w:t>
      </w:r>
      <w:r w:rsidR="00514501" w:rsidRPr="00E84907">
        <w:rPr>
          <w:rFonts w:eastAsia="Times New Roman"/>
          <w:color w:val="000000" w:themeColor="text1"/>
        </w:rPr>
        <w:t xml:space="preserve">Severn Bridge </w:t>
      </w:r>
      <w:r w:rsidR="00FC62F1">
        <w:rPr>
          <w:rFonts w:eastAsia="Times New Roman"/>
          <w:color w:val="000000" w:themeColor="text1"/>
        </w:rPr>
        <w:t xml:space="preserve">to </w:t>
      </w:r>
      <w:r w:rsidR="00514501" w:rsidRPr="00E84907">
        <w:rPr>
          <w:rFonts w:eastAsia="Times New Roman"/>
          <w:color w:val="000000" w:themeColor="text1"/>
        </w:rPr>
        <w:t>the Bosporus gap</w:t>
      </w:r>
      <w:r w:rsidR="00454CD6">
        <w:rPr>
          <w:rFonts w:eastAsia="Times New Roman"/>
          <w:color w:val="000000" w:themeColor="text1"/>
        </w:rPr>
        <w:t xml:space="preserve"> making adjustments as necessary</w:t>
      </w:r>
      <w:r w:rsidR="00514501" w:rsidRPr="00E84907">
        <w:rPr>
          <w:rFonts w:eastAsia="Times New Roman"/>
          <w:color w:val="000000" w:themeColor="text1"/>
        </w:rPr>
        <w:t xml:space="preserve">. Many such </w:t>
      </w:r>
      <w:r w:rsidR="00836923">
        <w:rPr>
          <w:rFonts w:eastAsia="Times New Roman"/>
          <w:color w:val="000000" w:themeColor="text1"/>
        </w:rPr>
        <w:t xml:space="preserve">exploratory </w:t>
      </w:r>
      <w:r w:rsidR="00514501" w:rsidRPr="00E84907">
        <w:rPr>
          <w:rFonts w:eastAsia="Times New Roman"/>
          <w:color w:val="000000" w:themeColor="text1"/>
        </w:rPr>
        <w:t xml:space="preserve">designs are produced </w:t>
      </w:r>
      <w:r w:rsidR="00563E8D">
        <w:rPr>
          <w:rFonts w:eastAsia="Times New Roman"/>
          <w:color w:val="000000" w:themeColor="text1"/>
        </w:rPr>
        <w:t xml:space="preserve">by bridge consultants </w:t>
      </w:r>
      <w:r w:rsidR="00514501" w:rsidRPr="00E84907">
        <w:rPr>
          <w:rFonts w:eastAsia="Times New Roman"/>
          <w:color w:val="000000" w:themeColor="text1"/>
        </w:rPr>
        <w:t>to asses</w:t>
      </w:r>
      <w:r w:rsidR="001E7F2A" w:rsidRPr="00E84907">
        <w:rPr>
          <w:rFonts w:eastAsia="Times New Roman"/>
          <w:color w:val="000000" w:themeColor="text1"/>
        </w:rPr>
        <w:t xml:space="preserve">s the feasibility and economy </w:t>
      </w:r>
      <w:r w:rsidR="00FC62F1">
        <w:rPr>
          <w:rFonts w:eastAsia="Times New Roman"/>
          <w:color w:val="000000" w:themeColor="text1"/>
        </w:rPr>
        <w:t xml:space="preserve">of </w:t>
      </w:r>
      <w:r w:rsidR="001E7F2A" w:rsidRPr="00E84907">
        <w:rPr>
          <w:rFonts w:eastAsia="Times New Roman"/>
          <w:color w:val="000000" w:themeColor="text1"/>
        </w:rPr>
        <w:t>a new bridge</w:t>
      </w:r>
      <w:r w:rsidR="0021388F">
        <w:rPr>
          <w:rFonts w:eastAsia="Times New Roman"/>
          <w:color w:val="000000" w:themeColor="text1"/>
        </w:rPr>
        <w:t>,</w:t>
      </w:r>
      <w:r w:rsidR="00836923">
        <w:rPr>
          <w:rFonts w:eastAsia="Times New Roman"/>
          <w:color w:val="000000" w:themeColor="text1"/>
        </w:rPr>
        <w:t xml:space="preserve"> but</w:t>
      </w:r>
      <w:r w:rsidR="00FC62F1">
        <w:rPr>
          <w:rFonts w:eastAsia="Times New Roman"/>
          <w:color w:val="000000" w:themeColor="text1"/>
        </w:rPr>
        <w:t xml:space="preserve"> few are</w:t>
      </w:r>
      <w:r w:rsidR="00836923">
        <w:rPr>
          <w:rFonts w:eastAsia="Times New Roman"/>
          <w:color w:val="000000" w:themeColor="text1"/>
        </w:rPr>
        <w:t xml:space="preserve"> ever built. T</w:t>
      </w:r>
      <w:r w:rsidR="00514501" w:rsidRPr="00E84907">
        <w:rPr>
          <w:rFonts w:eastAsia="Times New Roman"/>
          <w:color w:val="000000" w:themeColor="text1"/>
        </w:rPr>
        <w:t>his one was</w:t>
      </w:r>
      <w:r w:rsidR="00F83ECB">
        <w:rPr>
          <w:rFonts w:eastAsia="Times New Roman"/>
          <w:color w:val="000000" w:themeColor="text1"/>
        </w:rPr>
        <w:t>.</w:t>
      </w:r>
      <w:r w:rsidR="00967F81" w:rsidRPr="00E84907">
        <w:rPr>
          <w:rFonts w:eastAsia="Times New Roman"/>
          <w:color w:val="000000" w:themeColor="text1"/>
        </w:rPr>
        <w:t xml:space="preserve"> </w:t>
      </w:r>
      <w:r w:rsidR="00F83ECB">
        <w:rPr>
          <w:rFonts w:eastAsia="Times New Roman"/>
          <w:color w:val="000000" w:themeColor="text1"/>
        </w:rPr>
        <w:t>T</w:t>
      </w:r>
      <w:r w:rsidR="00514501" w:rsidRPr="00E84907">
        <w:rPr>
          <w:rFonts w:eastAsia="Times New Roman"/>
          <w:color w:val="000000" w:themeColor="text1"/>
        </w:rPr>
        <w:t>he new b</w:t>
      </w:r>
      <w:r w:rsidR="00836923">
        <w:rPr>
          <w:rFonts w:eastAsia="Times New Roman"/>
          <w:color w:val="000000" w:themeColor="text1"/>
        </w:rPr>
        <w:t xml:space="preserve">ridge </w:t>
      </w:r>
      <w:r w:rsidR="00967F81" w:rsidRPr="00E84907">
        <w:rPr>
          <w:rFonts w:eastAsia="Times New Roman"/>
          <w:color w:val="000000" w:themeColor="text1"/>
        </w:rPr>
        <w:t>was opened for traffic</w:t>
      </w:r>
      <w:r w:rsidR="00514501" w:rsidRPr="00E84907">
        <w:rPr>
          <w:rFonts w:eastAsia="Times New Roman"/>
          <w:color w:val="000000" w:themeColor="text1"/>
        </w:rPr>
        <w:t xml:space="preserve"> in </w:t>
      </w:r>
      <w:r w:rsidR="00967F81" w:rsidRPr="00E84907">
        <w:rPr>
          <w:rFonts w:eastAsia="Times New Roman"/>
          <w:color w:val="000000" w:themeColor="text1"/>
        </w:rPr>
        <w:t>1973, six years</w:t>
      </w:r>
      <w:r w:rsidR="001E7F2A" w:rsidRPr="00E84907">
        <w:rPr>
          <w:rFonts w:eastAsia="Times New Roman"/>
          <w:color w:val="000000" w:themeColor="text1"/>
        </w:rPr>
        <w:t xml:space="preserve"> after I made the first drawing.</w:t>
      </w:r>
      <w:r w:rsidR="00454CD6">
        <w:rPr>
          <w:rFonts w:eastAsia="Times New Roman"/>
          <w:color w:val="000000" w:themeColor="text1"/>
        </w:rPr>
        <w:t xml:space="preserve"> How was</w:t>
      </w:r>
      <w:r w:rsidR="00967F81" w:rsidRPr="00E84907">
        <w:rPr>
          <w:rFonts w:eastAsia="Times New Roman"/>
          <w:color w:val="000000" w:themeColor="text1"/>
        </w:rPr>
        <w:t xml:space="preserve"> I, a totally in</w:t>
      </w:r>
      <w:r w:rsidR="00446B57">
        <w:rPr>
          <w:rFonts w:eastAsia="Times New Roman"/>
          <w:color w:val="000000" w:themeColor="text1"/>
        </w:rPr>
        <w:t>experienced engineer</w:t>
      </w:r>
      <w:r w:rsidR="00836923">
        <w:rPr>
          <w:rFonts w:eastAsia="Times New Roman"/>
          <w:color w:val="000000" w:themeColor="text1"/>
        </w:rPr>
        <w:t>,</w:t>
      </w:r>
      <w:r w:rsidR="00631DCF">
        <w:rPr>
          <w:rFonts w:eastAsia="Times New Roman"/>
          <w:color w:val="000000" w:themeColor="text1"/>
        </w:rPr>
        <w:t xml:space="preserve"> able to </w:t>
      </w:r>
      <w:r w:rsidR="00967F81" w:rsidRPr="00E84907">
        <w:rPr>
          <w:rFonts w:eastAsia="Times New Roman"/>
          <w:color w:val="000000" w:themeColor="text1"/>
        </w:rPr>
        <w:t xml:space="preserve">design such a major structure a month after joining the team. </w:t>
      </w:r>
      <w:r w:rsidR="00446B57">
        <w:rPr>
          <w:rFonts w:eastAsia="Times New Roman"/>
          <w:color w:val="000000" w:themeColor="text1"/>
        </w:rPr>
        <w:t xml:space="preserve">The </w:t>
      </w:r>
      <w:r w:rsidR="0014030C">
        <w:rPr>
          <w:rFonts w:eastAsia="Times New Roman"/>
          <w:color w:val="000000" w:themeColor="text1"/>
        </w:rPr>
        <w:t>answer is</w:t>
      </w:r>
      <w:r w:rsidR="00454CD6">
        <w:rPr>
          <w:rFonts w:eastAsia="Times New Roman"/>
          <w:color w:val="000000" w:themeColor="text1"/>
        </w:rPr>
        <w:t xml:space="preserve"> that it was</w:t>
      </w:r>
      <w:r w:rsidR="00446B57">
        <w:rPr>
          <w:rFonts w:eastAsia="Times New Roman"/>
          <w:color w:val="000000" w:themeColor="text1"/>
        </w:rPr>
        <w:t xml:space="preserve"> very easy to do. </w:t>
      </w:r>
      <w:r w:rsidR="009E22A5" w:rsidRPr="00E84907">
        <w:rPr>
          <w:rFonts w:eastAsia="Times New Roman"/>
          <w:color w:val="000000" w:themeColor="text1"/>
        </w:rPr>
        <w:t xml:space="preserve">The </w:t>
      </w:r>
      <w:r w:rsidR="000F64DB" w:rsidRPr="00E84907">
        <w:rPr>
          <w:rFonts w:eastAsia="Times New Roman"/>
          <w:color w:val="000000" w:themeColor="text1"/>
        </w:rPr>
        <w:t xml:space="preserve">key </w:t>
      </w:r>
      <w:r w:rsidR="00C85618">
        <w:rPr>
          <w:rFonts w:eastAsia="Times New Roman"/>
          <w:color w:val="000000" w:themeColor="text1"/>
        </w:rPr>
        <w:t xml:space="preserve">task was </w:t>
      </w:r>
      <w:r w:rsidR="0014030C">
        <w:rPr>
          <w:rFonts w:eastAsia="Times New Roman"/>
          <w:color w:val="000000" w:themeColor="text1"/>
        </w:rPr>
        <w:t xml:space="preserve">to </w:t>
      </w:r>
      <w:r w:rsidR="00C85618">
        <w:rPr>
          <w:rFonts w:eastAsia="Times New Roman"/>
          <w:color w:val="000000" w:themeColor="text1"/>
        </w:rPr>
        <w:t xml:space="preserve">analyse the structure </w:t>
      </w:r>
      <w:r w:rsidR="000F64DB" w:rsidRPr="00E84907">
        <w:rPr>
          <w:rFonts w:eastAsia="Times New Roman"/>
          <w:color w:val="000000" w:themeColor="text1"/>
        </w:rPr>
        <w:t>of the overall configuration of the bridge. Structural analysis can be complicated</w:t>
      </w:r>
      <w:r w:rsidR="002865E0" w:rsidRPr="00E84907">
        <w:rPr>
          <w:rFonts w:eastAsia="Times New Roman"/>
          <w:color w:val="000000" w:themeColor="text1"/>
        </w:rPr>
        <w:t>,</w:t>
      </w:r>
      <w:r w:rsidR="000F64DB" w:rsidRPr="00E84907">
        <w:rPr>
          <w:rFonts w:eastAsia="Times New Roman"/>
          <w:color w:val="000000" w:themeColor="text1"/>
        </w:rPr>
        <w:t xml:space="preserve"> but a suspension bridge is a</w:t>
      </w:r>
      <w:r w:rsidR="00967F81" w:rsidRPr="00E84907">
        <w:rPr>
          <w:rFonts w:eastAsia="Times New Roman"/>
          <w:color w:val="000000" w:themeColor="text1"/>
        </w:rPr>
        <w:t xml:space="preserve"> </w:t>
      </w:r>
      <w:r w:rsidR="002865E0" w:rsidRPr="00E84907">
        <w:rPr>
          <w:rFonts w:eastAsia="Times New Roman"/>
          <w:color w:val="000000" w:themeColor="text1"/>
        </w:rPr>
        <w:t>particularly</w:t>
      </w:r>
      <w:r w:rsidR="00967F81" w:rsidRPr="00E84907">
        <w:rPr>
          <w:rFonts w:eastAsia="Times New Roman"/>
          <w:color w:val="000000" w:themeColor="text1"/>
        </w:rPr>
        <w:t xml:space="preserve"> simple structure</w:t>
      </w:r>
      <w:r w:rsidR="000F64DB" w:rsidRPr="00E84907">
        <w:rPr>
          <w:rFonts w:eastAsia="Times New Roman"/>
          <w:color w:val="000000" w:themeColor="text1"/>
        </w:rPr>
        <w:t xml:space="preserve"> </w:t>
      </w:r>
      <w:r w:rsidR="002865E0" w:rsidRPr="00E84907">
        <w:rPr>
          <w:rFonts w:eastAsia="Times New Roman"/>
          <w:color w:val="000000" w:themeColor="text1"/>
        </w:rPr>
        <w:t xml:space="preserve">(hanging weights from a taught washing line) </w:t>
      </w:r>
      <w:r w:rsidR="000F64DB" w:rsidRPr="00E84907">
        <w:rPr>
          <w:rFonts w:eastAsia="Times New Roman"/>
          <w:color w:val="000000" w:themeColor="text1"/>
        </w:rPr>
        <w:t xml:space="preserve">and </w:t>
      </w:r>
      <w:r w:rsidR="00563E8D">
        <w:rPr>
          <w:rFonts w:eastAsia="Times New Roman"/>
          <w:color w:val="000000" w:themeColor="text1"/>
        </w:rPr>
        <w:t>I had</w:t>
      </w:r>
      <w:r w:rsidR="000F64DB" w:rsidRPr="00E84907">
        <w:rPr>
          <w:rFonts w:eastAsia="Times New Roman"/>
          <w:color w:val="000000" w:themeColor="text1"/>
        </w:rPr>
        <w:t xml:space="preserve"> com</w:t>
      </w:r>
      <w:r w:rsidR="00490A35" w:rsidRPr="00E84907">
        <w:rPr>
          <w:rFonts w:eastAsia="Times New Roman"/>
          <w:color w:val="000000" w:themeColor="text1"/>
        </w:rPr>
        <w:t xml:space="preserve">pleted </w:t>
      </w:r>
      <w:r w:rsidR="00563E8D">
        <w:rPr>
          <w:rFonts w:eastAsia="Times New Roman"/>
          <w:color w:val="000000" w:themeColor="text1"/>
        </w:rPr>
        <w:t xml:space="preserve">the analysis </w:t>
      </w:r>
      <w:r w:rsidR="00490A35" w:rsidRPr="00E84907">
        <w:rPr>
          <w:rFonts w:eastAsia="Times New Roman"/>
          <w:color w:val="000000" w:themeColor="text1"/>
        </w:rPr>
        <w:t xml:space="preserve">in a few </w:t>
      </w:r>
      <w:r w:rsidR="000F64DB" w:rsidRPr="00E84907">
        <w:rPr>
          <w:rFonts w:eastAsia="Times New Roman"/>
          <w:color w:val="000000" w:themeColor="text1"/>
        </w:rPr>
        <w:t xml:space="preserve">days using pencil and paper. </w:t>
      </w:r>
      <w:r w:rsidR="0015618A" w:rsidRPr="00E84907">
        <w:rPr>
          <w:rFonts w:eastAsia="Times New Roman"/>
          <w:color w:val="000000" w:themeColor="text1"/>
        </w:rPr>
        <w:t xml:space="preserve">Figure 1 shows </w:t>
      </w:r>
      <w:r w:rsidR="00490A35" w:rsidRPr="00E84907">
        <w:rPr>
          <w:rFonts w:eastAsia="Times New Roman"/>
          <w:color w:val="000000" w:themeColor="text1"/>
        </w:rPr>
        <w:t>the</w:t>
      </w:r>
      <w:r w:rsidR="0083159B">
        <w:rPr>
          <w:rFonts w:eastAsia="Times New Roman"/>
          <w:color w:val="000000" w:themeColor="text1"/>
        </w:rPr>
        <w:t xml:space="preserve"> assumptions required to carry out</w:t>
      </w:r>
      <w:r w:rsidR="00563E8D">
        <w:rPr>
          <w:rFonts w:eastAsia="Times New Roman"/>
          <w:color w:val="000000" w:themeColor="text1"/>
        </w:rPr>
        <w:t xml:space="preserve"> the</w:t>
      </w:r>
      <w:r w:rsidR="00490A35" w:rsidRPr="00E84907">
        <w:rPr>
          <w:rFonts w:eastAsia="Times New Roman"/>
          <w:color w:val="000000" w:themeColor="text1"/>
        </w:rPr>
        <w:t xml:space="preserve"> analysis. </w:t>
      </w:r>
      <w:r w:rsidR="0075564F" w:rsidRPr="00E84907">
        <w:rPr>
          <w:rFonts w:eastAsia="Times New Roman"/>
          <w:color w:val="000000" w:themeColor="text1"/>
        </w:rPr>
        <w:t>On the left we have the assumptions about the properties of ste</w:t>
      </w:r>
      <w:r w:rsidR="00D6587B" w:rsidRPr="00E84907">
        <w:rPr>
          <w:rFonts w:eastAsia="Times New Roman"/>
          <w:color w:val="000000" w:themeColor="text1"/>
        </w:rPr>
        <w:t>el; above</w:t>
      </w:r>
      <w:r w:rsidR="0014030C">
        <w:rPr>
          <w:rFonts w:eastAsia="Times New Roman"/>
          <w:color w:val="000000" w:themeColor="text1"/>
        </w:rPr>
        <w:t>,</w:t>
      </w:r>
      <w:r w:rsidR="00D6587B" w:rsidRPr="00E84907">
        <w:rPr>
          <w:rFonts w:eastAsia="Times New Roman"/>
          <w:color w:val="000000" w:themeColor="text1"/>
        </w:rPr>
        <w:t xml:space="preserve"> reference is made to the assumptions </w:t>
      </w:r>
      <w:r w:rsidR="0014030C">
        <w:rPr>
          <w:rFonts w:eastAsia="Times New Roman"/>
          <w:color w:val="000000" w:themeColor="text1"/>
        </w:rPr>
        <w:t>used</w:t>
      </w:r>
      <w:r w:rsidR="00D6587B" w:rsidRPr="00E84907">
        <w:rPr>
          <w:rFonts w:eastAsia="Times New Roman"/>
          <w:color w:val="000000" w:themeColor="text1"/>
        </w:rPr>
        <w:t xml:space="preserve"> to simplify the analysis; and on the right are the des</w:t>
      </w:r>
      <w:r w:rsidR="0014030C">
        <w:rPr>
          <w:rFonts w:eastAsia="Times New Roman"/>
          <w:color w:val="000000" w:themeColor="text1"/>
        </w:rPr>
        <w:t>ign criteria that the bridge had</w:t>
      </w:r>
      <w:r w:rsidR="00CC1696">
        <w:rPr>
          <w:rFonts w:eastAsia="Times New Roman"/>
          <w:color w:val="000000" w:themeColor="text1"/>
        </w:rPr>
        <w:t xml:space="preserve"> to meet (f</w:t>
      </w:r>
      <w:r w:rsidR="00D6587B" w:rsidRPr="00E84907">
        <w:rPr>
          <w:rFonts w:eastAsia="Times New Roman"/>
          <w:color w:val="000000" w:themeColor="text1"/>
        </w:rPr>
        <w:t xml:space="preserve">or instance, in the case of the Bosporus the underside of the bridge had to be high enough above the water </w:t>
      </w:r>
      <w:r w:rsidR="00135ED2">
        <w:rPr>
          <w:rFonts w:eastAsia="Times New Roman"/>
          <w:color w:val="000000" w:themeColor="text1"/>
        </w:rPr>
        <w:t>to allow the Russian Black Sea F</w:t>
      </w:r>
      <w:r w:rsidR="00D6587B" w:rsidRPr="00E84907">
        <w:rPr>
          <w:rFonts w:eastAsia="Times New Roman"/>
          <w:color w:val="000000" w:themeColor="text1"/>
        </w:rPr>
        <w:t>leet to pass underneath</w:t>
      </w:r>
      <w:r w:rsidR="00CC1696">
        <w:rPr>
          <w:rFonts w:eastAsia="Times New Roman"/>
          <w:color w:val="000000" w:themeColor="text1"/>
        </w:rPr>
        <w:t>)</w:t>
      </w:r>
      <w:r w:rsidR="00D6587B" w:rsidRPr="00E84907">
        <w:rPr>
          <w:rFonts w:eastAsia="Times New Roman"/>
          <w:color w:val="000000" w:themeColor="text1"/>
        </w:rPr>
        <w:t>.</w:t>
      </w:r>
      <w:r w:rsidR="004224FB">
        <w:rPr>
          <w:rFonts w:eastAsia="Times New Roman"/>
          <w:color w:val="000000" w:themeColor="text1"/>
        </w:rPr>
        <w:t xml:space="preserve"> </w:t>
      </w:r>
      <w:r w:rsidR="002865E0" w:rsidRPr="00E84907">
        <w:rPr>
          <w:rFonts w:eastAsia="Times New Roman"/>
          <w:color w:val="000000" w:themeColor="text1"/>
        </w:rPr>
        <w:t>A</w:t>
      </w:r>
      <w:r w:rsidR="00E56895" w:rsidRPr="00E84907">
        <w:rPr>
          <w:rFonts w:eastAsia="Times New Roman"/>
          <w:color w:val="000000" w:themeColor="text1"/>
        </w:rPr>
        <w:t xml:space="preserve"> few years </w:t>
      </w:r>
      <w:r w:rsidR="002865E0" w:rsidRPr="00E84907">
        <w:rPr>
          <w:rFonts w:eastAsia="Times New Roman"/>
          <w:color w:val="000000" w:themeColor="text1"/>
        </w:rPr>
        <w:t xml:space="preserve">later </w:t>
      </w:r>
      <w:r w:rsidR="00E56895" w:rsidRPr="00E84907">
        <w:rPr>
          <w:rFonts w:eastAsia="Times New Roman"/>
          <w:color w:val="000000" w:themeColor="text1"/>
        </w:rPr>
        <w:t xml:space="preserve">one of the </w:t>
      </w:r>
      <w:r w:rsidR="00135ED2">
        <w:rPr>
          <w:rFonts w:eastAsia="Times New Roman"/>
          <w:color w:val="000000" w:themeColor="text1"/>
        </w:rPr>
        <w:t>firm’s</w:t>
      </w:r>
      <w:r w:rsidR="00490A35" w:rsidRPr="00E84907">
        <w:rPr>
          <w:rFonts w:eastAsia="Times New Roman"/>
          <w:color w:val="000000" w:themeColor="text1"/>
        </w:rPr>
        <w:t xml:space="preserve"> </w:t>
      </w:r>
      <w:r w:rsidR="002865E0" w:rsidRPr="00E84907">
        <w:rPr>
          <w:rFonts w:eastAsia="Times New Roman"/>
          <w:color w:val="000000" w:themeColor="text1"/>
        </w:rPr>
        <w:t>engineers wrote</w:t>
      </w:r>
      <w:r w:rsidR="00E56895" w:rsidRPr="00E84907">
        <w:rPr>
          <w:rFonts w:eastAsia="Times New Roman"/>
          <w:color w:val="000000" w:themeColor="text1"/>
        </w:rPr>
        <w:t xml:space="preserve"> a programme (</w:t>
      </w:r>
      <w:proofErr w:type="spellStart"/>
      <w:r w:rsidR="00E56895" w:rsidRPr="00E84907">
        <w:rPr>
          <w:rFonts w:eastAsia="Times New Roman"/>
          <w:color w:val="000000" w:themeColor="text1"/>
        </w:rPr>
        <w:t>Planfram</w:t>
      </w:r>
      <w:proofErr w:type="spellEnd"/>
      <w:r w:rsidR="00E56895" w:rsidRPr="00E84907">
        <w:rPr>
          <w:rFonts w:eastAsia="Times New Roman"/>
          <w:color w:val="000000" w:themeColor="text1"/>
        </w:rPr>
        <w:t xml:space="preserve">) to </w:t>
      </w:r>
      <w:r w:rsidR="00490A35" w:rsidRPr="00E84907">
        <w:rPr>
          <w:rFonts w:eastAsia="Times New Roman"/>
          <w:color w:val="000000" w:themeColor="text1"/>
        </w:rPr>
        <w:t xml:space="preserve">conduct </w:t>
      </w:r>
      <w:r w:rsidR="00836923">
        <w:rPr>
          <w:rFonts w:eastAsia="Times New Roman"/>
          <w:color w:val="000000" w:themeColor="text1"/>
        </w:rPr>
        <w:t xml:space="preserve">two-dimensional </w:t>
      </w:r>
      <w:r w:rsidR="00F532C8">
        <w:rPr>
          <w:rFonts w:eastAsia="Times New Roman"/>
          <w:color w:val="000000" w:themeColor="text1"/>
        </w:rPr>
        <w:t>structural analyse</w:t>
      </w:r>
      <w:r w:rsidR="00490A35" w:rsidRPr="00E84907">
        <w:rPr>
          <w:rFonts w:eastAsia="Times New Roman"/>
          <w:color w:val="000000" w:themeColor="text1"/>
        </w:rPr>
        <w:t>s</w:t>
      </w:r>
      <w:r w:rsidR="00D6587B" w:rsidRPr="00E84907">
        <w:rPr>
          <w:rFonts w:eastAsia="Times New Roman"/>
          <w:color w:val="000000" w:themeColor="text1"/>
        </w:rPr>
        <w:t xml:space="preserve"> of brid</w:t>
      </w:r>
      <w:r w:rsidR="00135ED2">
        <w:rPr>
          <w:rFonts w:eastAsia="Times New Roman"/>
          <w:color w:val="000000" w:themeColor="text1"/>
        </w:rPr>
        <w:t>g</w:t>
      </w:r>
      <w:r w:rsidR="00D6587B" w:rsidRPr="00E84907">
        <w:rPr>
          <w:rFonts w:eastAsia="Times New Roman"/>
          <w:color w:val="000000" w:themeColor="text1"/>
        </w:rPr>
        <w:t>es on</w:t>
      </w:r>
      <w:r w:rsidR="00E56895" w:rsidRPr="00E84907">
        <w:rPr>
          <w:rFonts w:eastAsia="Times New Roman"/>
          <w:color w:val="000000" w:themeColor="text1"/>
        </w:rPr>
        <w:t xml:space="preserve"> a mainframe</w:t>
      </w:r>
      <w:r w:rsidR="00563E8D">
        <w:rPr>
          <w:rFonts w:eastAsia="Times New Roman"/>
          <w:color w:val="000000" w:themeColor="text1"/>
        </w:rPr>
        <w:t xml:space="preserve"> computer</w:t>
      </w:r>
      <w:r w:rsidR="00631DCF">
        <w:rPr>
          <w:rFonts w:eastAsia="Times New Roman"/>
          <w:color w:val="000000" w:themeColor="text1"/>
        </w:rPr>
        <w:t>,</w:t>
      </w:r>
      <w:r w:rsidR="00E56895" w:rsidRPr="00E84907">
        <w:rPr>
          <w:rFonts w:eastAsia="Times New Roman"/>
          <w:color w:val="000000" w:themeColor="text1"/>
        </w:rPr>
        <w:t xml:space="preserve"> but</w:t>
      </w:r>
      <w:r w:rsidR="00D6587B" w:rsidRPr="00E84907">
        <w:rPr>
          <w:rFonts w:eastAsia="Times New Roman"/>
          <w:color w:val="000000" w:themeColor="text1"/>
        </w:rPr>
        <w:t>,</w:t>
      </w:r>
      <w:r w:rsidR="00E56895" w:rsidRPr="00E84907">
        <w:rPr>
          <w:rFonts w:eastAsia="Times New Roman"/>
          <w:color w:val="000000" w:themeColor="text1"/>
        </w:rPr>
        <w:t xml:space="preserve"> by that time</w:t>
      </w:r>
      <w:r w:rsidR="00490A35" w:rsidRPr="00E84907">
        <w:rPr>
          <w:rFonts w:eastAsia="Times New Roman"/>
          <w:color w:val="000000" w:themeColor="text1"/>
        </w:rPr>
        <w:t>,</w:t>
      </w:r>
      <w:r w:rsidR="00E56895" w:rsidRPr="00E84907">
        <w:rPr>
          <w:rFonts w:eastAsia="Times New Roman"/>
          <w:color w:val="000000" w:themeColor="text1"/>
        </w:rPr>
        <w:t xml:space="preserve"> I had decided to </w:t>
      </w:r>
      <w:r w:rsidR="00631DCF">
        <w:rPr>
          <w:rFonts w:eastAsia="Times New Roman"/>
          <w:color w:val="000000" w:themeColor="text1"/>
        </w:rPr>
        <w:t xml:space="preserve">go to </w:t>
      </w:r>
      <w:r w:rsidR="00631DCF" w:rsidRPr="00E84907">
        <w:rPr>
          <w:rFonts w:eastAsia="Times New Roman"/>
          <w:color w:val="000000" w:themeColor="text1"/>
        </w:rPr>
        <w:t>Warwick University</w:t>
      </w:r>
      <w:r w:rsidR="00631DCF">
        <w:rPr>
          <w:rFonts w:eastAsia="Times New Roman"/>
          <w:color w:val="000000" w:themeColor="text1"/>
        </w:rPr>
        <w:t xml:space="preserve"> to </w:t>
      </w:r>
      <w:r w:rsidR="007B0834">
        <w:rPr>
          <w:rFonts w:eastAsia="Times New Roman"/>
          <w:color w:val="000000" w:themeColor="text1"/>
        </w:rPr>
        <w:t>do an</w:t>
      </w:r>
      <w:r w:rsidR="00490A35" w:rsidRPr="00E84907">
        <w:rPr>
          <w:rFonts w:eastAsia="Times New Roman"/>
          <w:color w:val="000000" w:themeColor="text1"/>
        </w:rPr>
        <w:t xml:space="preserve"> MSc i</w:t>
      </w:r>
      <w:r w:rsidR="007B0834">
        <w:rPr>
          <w:rFonts w:eastAsia="Times New Roman"/>
          <w:color w:val="000000" w:themeColor="text1"/>
        </w:rPr>
        <w:t>n Operational R</w:t>
      </w:r>
      <w:r w:rsidR="00E56895" w:rsidRPr="00E84907">
        <w:rPr>
          <w:rFonts w:eastAsia="Times New Roman"/>
          <w:color w:val="000000" w:themeColor="text1"/>
        </w:rPr>
        <w:t xml:space="preserve">esearch and </w:t>
      </w:r>
      <w:r w:rsidR="007B0834">
        <w:rPr>
          <w:rFonts w:eastAsia="Times New Roman"/>
          <w:color w:val="000000" w:themeColor="text1"/>
        </w:rPr>
        <w:t>M</w:t>
      </w:r>
      <w:r w:rsidR="00E56895" w:rsidRPr="00E84907">
        <w:rPr>
          <w:rFonts w:eastAsia="Times New Roman"/>
          <w:color w:val="000000" w:themeColor="text1"/>
        </w:rPr>
        <w:t>anagement</w:t>
      </w:r>
      <w:r w:rsidR="007B0834">
        <w:rPr>
          <w:rFonts w:eastAsia="Times New Roman"/>
          <w:color w:val="000000" w:themeColor="text1"/>
        </w:rPr>
        <w:t xml:space="preserve"> S</w:t>
      </w:r>
      <w:r w:rsidR="00631DCF">
        <w:rPr>
          <w:rFonts w:eastAsia="Times New Roman"/>
          <w:color w:val="000000" w:themeColor="text1"/>
        </w:rPr>
        <w:t>cience</w:t>
      </w:r>
      <w:r w:rsidR="00E56895" w:rsidRPr="00E84907">
        <w:rPr>
          <w:rFonts w:eastAsia="Times New Roman"/>
          <w:color w:val="000000" w:themeColor="text1"/>
        </w:rPr>
        <w:t>.</w:t>
      </w:r>
      <w:r w:rsidR="007B0834">
        <w:rPr>
          <w:rFonts w:eastAsia="Times New Roman"/>
          <w:color w:val="000000" w:themeColor="text1"/>
        </w:rPr>
        <w:t xml:space="preserve"> </w:t>
      </w:r>
    </w:p>
    <w:p w14:paraId="2E295B7C" w14:textId="77777777" w:rsidR="004224FB" w:rsidRDefault="004224FB" w:rsidP="004B733C">
      <w:pPr>
        <w:rPr>
          <w:rFonts w:eastAsia="Times New Roman"/>
          <w:color w:val="000000" w:themeColor="text1"/>
        </w:rPr>
      </w:pPr>
    </w:p>
    <w:p w14:paraId="320E6048" w14:textId="062F8732" w:rsidR="004224FB" w:rsidRPr="004224FB" w:rsidRDefault="004224FB" w:rsidP="004B733C">
      <w:pPr>
        <w:rPr>
          <w:rFonts w:eastAsia="Times New Roman"/>
          <w:i/>
          <w:color w:val="000000" w:themeColor="text1"/>
        </w:rPr>
      </w:pPr>
      <w:r w:rsidRPr="004224FB">
        <w:rPr>
          <w:rFonts w:eastAsia="Times New Roman"/>
          <w:i/>
          <w:color w:val="000000" w:themeColor="text1"/>
        </w:rPr>
        <w:t>Using computers to analyse OR models</w:t>
      </w:r>
    </w:p>
    <w:p w14:paraId="6C906725" w14:textId="77777777" w:rsidR="004224FB" w:rsidRDefault="004224FB" w:rsidP="004B733C">
      <w:pPr>
        <w:rPr>
          <w:rFonts w:eastAsia="Times New Roman"/>
          <w:color w:val="000000" w:themeColor="text1"/>
        </w:rPr>
      </w:pPr>
    </w:p>
    <w:p w14:paraId="7B82E384" w14:textId="0A85B674" w:rsidR="00B93CCB" w:rsidRPr="00E84907" w:rsidRDefault="004224FB" w:rsidP="004B733C">
      <w:pPr>
        <w:rPr>
          <w:rFonts w:eastAsia="Times New Roman"/>
          <w:color w:val="000000" w:themeColor="text1"/>
        </w:rPr>
      </w:pPr>
      <w:r>
        <w:rPr>
          <w:rFonts w:eastAsia="Times New Roman"/>
          <w:color w:val="000000" w:themeColor="text1"/>
        </w:rPr>
        <w:t xml:space="preserve">At Warwick </w:t>
      </w:r>
      <w:r w:rsidR="00D6587B" w:rsidRPr="00E84907">
        <w:rPr>
          <w:rFonts w:eastAsia="Times New Roman"/>
          <w:color w:val="000000" w:themeColor="text1"/>
        </w:rPr>
        <w:t>I was taugh</w:t>
      </w:r>
      <w:r w:rsidR="007B0834">
        <w:rPr>
          <w:rFonts w:eastAsia="Times New Roman"/>
          <w:color w:val="000000" w:themeColor="text1"/>
        </w:rPr>
        <w:t xml:space="preserve">t </w:t>
      </w:r>
      <w:r w:rsidR="00631DCF">
        <w:rPr>
          <w:rFonts w:eastAsia="Times New Roman"/>
          <w:color w:val="000000" w:themeColor="text1"/>
        </w:rPr>
        <w:t>to analyse linear programmes</w:t>
      </w:r>
      <w:r w:rsidR="007B0834">
        <w:rPr>
          <w:rFonts w:eastAsia="Times New Roman"/>
          <w:color w:val="000000" w:themeColor="text1"/>
        </w:rPr>
        <w:t xml:space="preserve"> (LP)</w:t>
      </w:r>
      <w:r w:rsidR="00D6587B" w:rsidRPr="00E84907">
        <w:rPr>
          <w:rFonts w:eastAsia="Times New Roman"/>
          <w:color w:val="000000" w:themeColor="text1"/>
        </w:rPr>
        <w:t>. I could immediately rela</w:t>
      </w:r>
      <w:r w:rsidR="007B0834">
        <w:rPr>
          <w:rFonts w:eastAsia="Times New Roman"/>
          <w:color w:val="000000" w:themeColor="text1"/>
        </w:rPr>
        <w:t xml:space="preserve">te to the analysis </w:t>
      </w:r>
      <w:r w:rsidR="00F44CD9">
        <w:rPr>
          <w:rFonts w:eastAsia="Times New Roman"/>
          <w:color w:val="000000" w:themeColor="text1"/>
        </w:rPr>
        <w:t>(see Figure 2)</w:t>
      </w:r>
      <w:r w:rsidR="00512B6B" w:rsidRPr="00E84907">
        <w:rPr>
          <w:rFonts w:eastAsia="Times New Roman"/>
          <w:color w:val="000000" w:themeColor="text1"/>
        </w:rPr>
        <w:t>. To</w:t>
      </w:r>
      <w:r w:rsidR="00D6587B" w:rsidRPr="00E84907">
        <w:rPr>
          <w:rFonts w:eastAsia="Times New Roman"/>
          <w:color w:val="000000" w:themeColor="text1"/>
        </w:rPr>
        <w:t xml:space="preserve"> my </w:t>
      </w:r>
      <w:r w:rsidR="007B0834">
        <w:rPr>
          <w:rFonts w:eastAsia="Times New Roman"/>
          <w:color w:val="000000" w:themeColor="text1"/>
        </w:rPr>
        <w:t xml:space="preserve">engineer’s </w:t>
      </w:r>
      <w:r w:rsidR="00D6587B" w:rsidRPr="00E84907">
        <w:rPr>
          <w:rFonts w:eastAsia="Times New Roman"/>
          <w:color w:val="000000" w:themeColor="text1"/>
        </w:rPr>
        <w:t xml:space="preserve">mind the properties </w:t>
      </w:r>
      <w:r w:rsidR="00F44CD9">
        <w:rPr>
          <w:rFonts w:eastAsia="Times New Roman"/>
          <w:color w:val="000000" w:themeColor="text1"/>
        </w:rPr>
        <w:t xml:space="preserve">of </w:t>
      </w:r>
      <w:r w:rsidR="00D6587B" w:rsidRPr="00E84907">
        <w:rPr>
          <w:rFonts w:eastAsia="Times New Roman"/>
          <w:color w:val="000000" w:themeColor="text1"/>
        </w:rPr>
        <w:t xml:space="preserve">steel had </w:t>
      </w:r>
      <w:r w:rsidR="00454CD6">
        <w:rPr>
          <w:rFonts w:eastAsia="Times New Roman"/>
          <w:color w:val="000000" w:themeColor="text1"/>
        </w:rPr>
        <w:t>be</w:t>
      </w:r>
      <w:r w:rsidR="00D6587B" w:rsidRPr="00E84907">
        <w:rPr>
          <w:rFonts w:eastAsia="Times New Roman"/>
          <w:color w:val="000000" w:themeColor="text1"/>
        </w:rPr>
        <w:t xml:space="preserve">come the LP constraints, the </w:t>
      </w:r>
      <w:r w:rsidR="00512B6B" w:rsidRPr="00E84907">
        <w:rPr>
          <w:rFonts w:eastAsia="Times New Roman"/>
          <w:color w:val="000000" w:themeColor="text1"/>
        </w:rPr>
        <w:t>assumption of linearity was a simplifying assumption</w:t>
      </w:r>
      <w:r w:rsidR="00CC1696">
        <w:rPr>
          <w:rFonts w:eastAsia="Times New Roman"/>
          <w:color w:val="000000" w:themeColor="text1"/>
        </w:rPr>
        <w:t xml:space="preserve"> to make analysis easy</w:t>
      </w:r>
      <w:r w:rsidR="00512B6B" w:rsidRPr="00E84907">
        <w:rPr>
          <w:rFonts w:eastAsia="Times New Roman"/>
          <w:color w:val="000000" w:themeColor="text1"/>
        </w:rPr>
        <w:t>, and th</w:t>
      </w:r>
      <w:r w:rsidR="00836923">
        <w:rPr>
          <w:rFonts w:eastAsia="Times New Roman"/>
          <w:color w:val="000000" w:themeColor="text1"/>
        </w:rPr>
        <w:t>e design criteria had become</w:t>
      </w:r>
      <w:r w:rsidR="00512B6B" w:rsidRPr="00E84907">
        <w:rPr>
          <w:rFonts w:eastAsia="Times New Roman"/>
          <w:color w:val="000000" w:themeColor="text1"/>
        </w:rPr>
        <w:t xml:space="preserve"> goals such as </w:t>
      </w:r>
      <w:r w:rsidR="004B040C">
        <w:rPr>
          <w:rFonts w:eastAsia="Times New Roman"/>
          <w:color w:val="000000" w:themeColor="text1"/>
        </w:rPr>
        <w:t>cost minimisation. Once again I</w:t>
      </w:r>
      <w:r w:rsidR="00512B6B" w:rsidRPr="00E84907">
        <w:rPr>
          <w:rFonts w:eastAsia="Times New Roman"/>
          <w:color w:val="000000" w:themeColor="text1"/>
        </w:rPr>
        <w:t xml:space="preserve"> learnt to do the calculations </w:t>
      </w:r>
      <w:r w:rsidR="004B040C">
        <w:rPr>
          <w:rFonts w:eastAsia="Times New Roman"/>
          <w:color w:val="000000" w:themeColor="text1"/>
        </w:rPr>
        <w:t>by hand</w:t>
      </w:r>
      <w:r w:rsidR="00512B6B" w:rsidRPr="00E84907">
        <w:rPr>
          <w:rFonts w:eastAsia="Times New Roman"/>
          <w:color w:val="000000" w:themeColor="text1"/>
        </w:rPr>
        <w:t xml:space="preserve">. When I </w:t>
      </w:r>
      <w:r w:rsidR="00CC1696">
        <w:rPr>
          <w:rFonts w:eastAsia="Times New Roman"/>
          <w:color w:val="000000" w:themeColor="text1"/>
        </w:rPr>
        <w:t xml:space="preserve">later </w:t>
      </w:r>
      <w:r w:rsidR="00512B6B" w:rsidRPr="00E84907">
        <w:rPr>
          <w:rFonts w:eastAsia="Times New Roman"/>
          <w:color w:val="000000" w:themeColor="text1"/>
        </w:rPr>
        <w:t>joined the Operati</w:t>
      </w:r>
      <w:r w:rsidR="00563E8D">
        <w:rPr>
          <w:rFonts w:eastAsia="Times New Roman"/>
          <w:color w:val="000000" w:themeColor="text1"/>
        </w:rPr>
        <w:t>onal Research Executive (ORE) at</w:t>
      </w:r>
      <w:r w:rsidR="00512B6B" w:rsidRPr="00E84907">
        <w:rPr>
          <w:rFonts w:eastAsia="Times New Roman"/>
          <w:color w:val="000000" w:themeColor="text1"/>
        </w:rPr>
        <w:t xml:space="preserve"> the National Coal Board (NCB) I found that they </w:t>
      </w:r>
      <w:r w:rsidR="00631DCF">
        <w:rPr>
          <w:rFonts w:eastAsia="Times New Roman"/>
          <w:color w:val="000000" w:themeColor="text1"/>
        </w:rPr>
        <w:t>used</w:t>
      </w:r>
      <w:r w:rsidR="004B040C">
        <w:rPr>
          <w:rFonts w:eastAsia="Times New Roman"/>
          <w:color w:val="000000" w:themeColor="text1"/>
        </w:rPr>
        <w:t xml:space="preserve"> </w:t>
      </w:r>
      <w:r w:rsidR="00512B6B" w:rsidRPr="00E84907">
        <w:rPr>
          <w:rFonts w:eastAsia="Times New Roman"/>
          <w:color w:val="000000" w:themeColor="text1"/>
        </w:rPr>
        <w:t>mainframe computer programmes to carry out LP analyses. Thus in both professions, engineering a</w:t>
      </w:r>
      <w:r w:rsidR="004B040C">
        <w:rPr>
          <w:rFonts w:eastAsia="Times New Roman"/>
          <w:color w:val="000000" w:themeColor="text1"/>
        </w:rPr>
        <w:t xml:space="preserve">nd OR, the analysis had </w:t>
      </w:r>
      <w:r w:rsidR="00512B6B" w:rsidRPr="00E84907">
        <w:rPr>
          <w:rFonts w:eastAsia="Times New Roman"/>
          <w:color w:val="000000" w:themeColor="text1"/>
        </w:rPr>
        <w:t>move</w:t>
      </w:r>
      <w:r w:rsidR="004B040C">
        <w:rPr>
          <w:rFonts w:eastAsia="Times New Roman"/>
          <w:color w:val="000000" w:themeColor="text1"/>
        </w:rPr>
        <w:t>d</w:t>
      </w:r>
      <w:r w:rsidR="00512B6B" w:rsidRPr="00E84907">
        <w:rPr>
          <w:rFonts w:eastAsia="Times New Roman"/>
          <w:color w:val="000000" w:themeColor="text1"/>
        </w:rPr>
        <w:t xml:space="preserve"> from pencil and paper to computers</w:t>
      </w:r>
      <w:r w:rsidR="004B040C">
        <w:rPr>
          <w:rFonts w:eastAsia="Times New Roman"/>
          <w:color w:val="000000" w:themeColor="text1"/>
        </w:rPr>
        <w:t>: c</w:t>
      </w:r>
      <w:r w:rsidR="00B973CC" w:rsidRPr="00E84907">
        <w:rPr>
          <w:rFonts w:eastAsia="Times New Roman"/>
          <w:color w:val="000000" w:themeColor="text1"/>
        </w:rPr>
        <w:t xml:space="preserve">omputers </w:t>
      </w:r>
      <w:r w:rsidR="004B040C">
        <w:rPr>
          <w:rFonts w:eastAsia="Times New Roman"/>
          <w:color w:val="000000" w:themeColor="text1"/>
        </w:rPr>
        <w:t xml:space="preserve">had </w:t>
      </w:r>
      <w:r w:rsidR="00B973CC" w:rsidRPr="00E84907">
        <w:rPr>
          <w:rFonts w:eastAsia="Times New Roman"/>
          <w:color w:val="000000" w:themeColor="text1"/>
        </w:rPr>
        <w:t>replaced</w:t>
      </w:r>
      <w:r w:rsidR="00512B6B" w:rsidRPr="00E84907">
        <w:rPr>
          <w:rFonts w:eastAsia="Times New Roman"/>
          <w:color w:val="000000" w:themeColor="text1"/>
        </w:rPr>
        <w:t xml:space="preserve"> </w:t>
      </w:r>
      <w:r w:rsidR="00B973CC" w:rsidRPr="00E84907">
        <w:rPr>
          <w:rFonts w:eastAsia="Times New Roman"/>
          <w:color w:val="000000" w:themeColor="text1"/>
        </w:rPr>
        <w:t xml:space="preserve">certain </w:t>
      </w:r>
      <w:r w:rsidR="00512B6B" w:rsidRPr="00E84907">
        <w:rPr>
          <w:rFonts w:eastAsia="Times New Roman"/>
          <w:color w:val="000000" w:themeColor="text1"/>
        </w:rPr>
        <w:t xml:space="preserve">mental </w:t>
      </w:r>
      <w:r w:rsidR="00B973CC" w:rsidRPr="00E84907">
        <w:rPr>
          <w:rFonts w:eastAsia="Times New Roman"/>
          <w:color w:val="000000" w:themeColor="text1"/>
        </w:rPr>
        <w:t xml:space="preserve">activities by, in effect, providing </w:t>
      </w:r>
      <w:r w:rsidR="00B973CC" w:rsidRPr="00E84907">
        <w:rPr>
          <w:rFonts w:eastAsia="Times New Roman"/>
          <w:i/>
          <w:color w:val="000000" w:themeColor="text1"/>
        </w:rPr>
        <w:t>artificial intelligence</w:t>
      </w:r>
      <w:r w:rsidR="00B973CC" w:rsidRPr="00E84907">
        <w:rPr>
          <w:rFonts w:eastAsia="Times New Roman"/>
          <w:color w:val="000000" w:themeColor="text1"/>
        </w:rPr>
        <w:t>.</w:t>
      </w:r>
    </w:p>
    <w:p w14:paraId="00432CF6" w14:textId="77777777" w:rsidR="001C0B6B" w:rsidRPr="00E84907" w:rsidRDefault="001C0B6B" w:rsidP="004B733C">
      <w:pPr>
        <w:rPr>
          <w:rFonts w:eastAsia="Times New Roman"/>
          <w:color w:val="000000" w:themeColor="text1"/>
        </w:rPr>
      </w:pPr>
    </w:p>
    <w:p w14:paraId="67BE8B67" w14:textId="4FBE3546" w:rsidR="001C0B6B" w:rsidRPr="00E84907" w:rsidRDefault="001C0B6B" w:rsidP="004B733C">
      <w:pPr>
        <w:rPr>
          <w:rFonts w:eastAsia="Times New Roman"/>
          <w:color w:val="000000" w:themeColor="text1"/>
        </w:rPr>
      </w:pPr>
      <w:r w:rsidRPr="00E84907">
        <w:rPr>
          <w:rFonts w:eastAsia="Times New Roman"/>
          <w:color w:val="000000" w:themeColor="text1"/>
        </w:rPr>
        <w:t xml:space="preserve">By time I left the NCB to join </w:t>
      </w:r>
      <w:r w:rsidR="00C952F9">
        <w:rPr>
          <w:rFonts w:eastAsia="Times New Roman"/>
          <w:color w:val="000000" w:themeColor="text1"/>
        </w:rPr>
        <w:t xml:space="preserve">the </w:t>
      </w:r>
      <w:r w:rsidR="00C952F9" w:rsidRPr="00E84907">
        <w:rPr>
          <w:rFonts w:eastAsia="Times New Roman"/>
          <w:color w:val="000000" w:themeColor="text1"/>
        </w:rPr>
        <w:t xml:space="preserve">Computing and Telecommunications </w:t>
      </w:r>
      <w:r w:rsidR="00563E8D">
        <w:rPr>
          <w:rFonts w:eastAsia="Times New Roman"/>
          <w:color w:val="000000" w:themeColor="text1"/>
        </w:rPr>
        <w:t>division of PA C</w:t>
      </w:r>
      <w:r w:rsidR="00C952F9">
        <w:rPr>
          <w:rFonts w:eastAsia="Times New Roman"/>
          <w:color w:val="000000" w:themeColor="text1"/>
        </w:rPr>
        <w:t xml:space="preserve">onsulting </w:t>
      </w:r>
      <w:r w:rsidRPr="00E84907">
        <w:rPr>
          <w:rFonts w:eastAsia="Times New Roman"/>
          <w:color w:val="000000" w:themeColor="text1"/>
        </w:rPr>
        <w:t>in 1987</w:t>
      </w:r>
      <w:r w:rsidR="00F22A18">
        <w:rPr>
          <w:rFonts w:eastAsia="Times New Roman"/>
          <w:color w:val="000000" w:themeColor="text1"/>
        </w:rPr>
        <w:t>,</w:t>
      </w:r>
      <w:r w:rsidRPr="00E84907">
        <w:rPr>
          <w:rFonts w:eastAsia="Times New Roman"/>
          <w:color w:val="000000" w:themeColor="text1"/>
        </w:rPr>
        <w:t xml:space="preserve"> software pa</w:t>
      </w:r>
      <w:r w:rsidR="00CC1696">
        <w:rPr>
          <w:rFonts w:eastAsia="Times New Roman"/>
          <w:color w:val="000000" w:themeColor="text1"/>
        </w:rPr>
        <w:t>cka</w:t>
      </w:r>
      <w:r w:rsidRPr="00E84907">
        <w:rPr>
          <w:rFonts w:eastAsia="Times New Roman"/>
          <w:color w:val="000000" w:themeColor="text1"/>
        </w:rPr>
        <w:t>ges on PCs were being used</w:t>
      </w:r>
      <w:r w:rsidR="00631DCF">
        <w:rPr>
          <w:rFonts w:eastAsia="Times New Roman"/>
          <w:color w:val="000000" w:themeColor="text1"/>
        </w:rPr>
        <w:t xml:space="preserve"> for OR modelling</w:t>
      </w:r>
      <w:r w:rsidRPr="00E84907">
        <w:rPr>
          <w:rFonts w:eastAsia="Times New Roman"/>
          <w:color w:val="000000" w:themeColor="text1"/>
        </w:rPr>
        <w:t>.</w:t>
      </w:r>
      <w:r w:rsidR="001D7633" w:rsidRPr="00E84907">
        <w:rPr>
          <w:rFonts w:eastAsia="Times New Roman"/>
          <w:color w:val="000000" w:themeColor="text1"/>
        </w:rPr>
        <w:t xml:space="preserve"> </w:t>
      </w:r>
      <w:r w:rsidR="00F22A18">
        <w:rPr>
          <w:rFonts w:eastAsia="Times New Roman"/>
          <w:color w:val="000000" w:themeColor="text1"/>
        </w:rPr>
        <w:t>S</w:t>
      </w:r>
      <w:r w:rsidR="00455B1B">
        <w:rPr>
          <w:rFonts w:eastAsia="Times New Roman"/>
          <w:color w:val="000000" w:themeColor="text1"/>
        </w:rPr>
        <w:t>ome four years later</w:t>
      </w:r>
      <w:r w:rsidR="00631DCF">
        <w:rPr>
          <w:rFonts w:eastAsia="Times New Roman"/>
          <w:color w:val="000000" w:themeColor="text1"/>
        </w:rPr>
        <w:t>,</w:t>
      </w:r>
      <w:r w:rsidR="00455B1B">
        <w:rPr>
          <w:rFonts w:eastAsia="Times New Roman"/>
          <w:color w:val="000000" w:themeColor="text1"/>
        </w:rPr>
        <w:t xml:space="preserve"> </w:t>
      </w:r>
      <w:r w:rsidR="00F22A18">
        <w:rPr>
          <w:rFonts w:eastAsia="Times New Roman"/>
          <w:color w:val="000000" w:themeColor="text1"/>
        </w:rPr>
        <w:t xml:space="preserve">when I left PA to </w:t>
      </w:r>
      <w:r w:rsidR="00CC1696">
        <w:rPr>
          <w:rFonts w:eastAsia="Times New Roman"/>
          <w:color w:val="000000" w:themeColor="text1"/>
        </w:rPr>
        <w:t>join the</w:t>
      </w:r>
      <w:r w:rsidR="00F22A18">
        <w:rPr>
          <w:rFonts w:eastAsia="Times New Roman"/>
          <w:color w:val="000000" w:themeColor="text1"/>
        </w:rPr>
        <w:t xml:space="preserve"> academic </w:t>
      </w:r>
      <w:r w:rsidR="00CC1696">
        <w:rPr>
          <w:rFonts w:eastAsia="Times New Roman"/>
          <w:color w:val="000000" w:themeColor="text1"/>
        </w:rPr>
        <w:t>staff</w:t>
      </w:r>
      <w:r w:rsidR="00F22A18">
        <w:rPr>
          <w:rFonts w:eastAsia="Times New Roman"/>
          <w:color w:val="000000" w:themeColor="text1"/>
        </w:rPr>
        <w:t xml:space="preserve"> at</w:t>
      </w:r>
      <w:r w:rsidR="00BB7CC0" w:rsidRPr="00E84907">
        <w:rPr>
          <w:rFonts w:eastAsia="Times New Roman"/>
          <w:color w:val="000000" w:themeColor="text1"/>
        </w:rPr>
        <w:t xml:space="preserve"> </w:t>
      </w:r>
      <w:r w:rsidR="00455B1B">
        <w:rPr>
          <w:rFonts w:eastAsia="Times New Roman"/>
          <w:color w:val="000000" w:themeColor="text1"/>
        </w:rPr>
        <w:t xml:space="preserve">the </w:t>
      </w:r>
      <w:r w:rsidR="00BB7CC0" w:rsidRPr="00E84907">
        <w:rPr>
          <w:rFonts w:eastAsia="Times New Roman"/>
          <w:color w:val="000000" w:themeColor="text1"/>
        </w:rPr>
        <w:t>Warwick Business School</w:t>
      </w:r>
      <w:r w:rsidR="003E6806" w:rsidRPr="00E84907">
        <w:rPr>
          <w:rFonts w:eastAsia="Times New Roman"/>
          <w:color w:val="000000" w:themeColor="text1"/>
        </w:rPr>
        <w:t xml:space="preserve">, the use of email </w:t>
      </w:r>
      <w:r w:rsidR="00F16C5B">
        <w:rPr>
          <w:rFonts w:eastAsia="Times New Roman"/>
          <w:color w:val="000000" w:themeColor="text1"/>
        </w:rPr>
        <w:t xml:space="preserve">and the web </w:t>
      </w:r>
      <w:r w:rsidR="003E6806" w:rsidRPr="00E84907">
        <w:rPr>
          <w:rFonts w:eastAsia="Times New Roman"/>
          <w:color w:val="000000" w:themeColor="text1"/>
        </w:rPr>
        <w:t xml:space="preserve">was spreading. </w:t>
      </w:r>
      <w:r w:rsidR="00F90E2E" w:rsidRPr="00E84907">
        <w:rPr>
          <w:rFonts w:eastAsia="Times New Roman"/>
          <w:color w:val="000000" w:themeColor="text1"/>
        </w:rPr>
        <w:t>Two thing were happening: c</w:t>
      </w:r>
      <w:r w:rsidR="00181FE5" w:rsidRPr="00E84907">
        <w:rPr>
          <w:rFonts w:eastAsia="Times New Roman"/>
          <w:color w:val="000000" w:themeColor="text1"/>
        </w:rPr>
        <w:t xml:space="preserve">omputers were becoming faster, cheaper and </w:t>
      </w:r>
      <w:r w:rsidR="00233289">
        <w:rPr>
          <w:rFonts w:eastAsia="Times New Roman"/>
          <w:color w:val="000000" w:themeColor="text1"/>
        </w:rPr>
        <w:t>easier to use</w:t>
      </w:r>
      <w:r w:rsidR="00454CD6">
        <w:rPr>
          <w:rFonts w:eastAsia="Times New Roman"/>
          <w:color w:val="000000" w:themeColor="text1"/>
        </w:rPr>
        <w:t xml:space="preserve"> and </w:t>
      </w:r>
      <w:r w:rsidR="00454CD6" w:rsidRPr="00E84907">
        <w:rPr>
          <w:rFonts w:eastAsia="Times New Roman"/>
          <w:color w:val="000000" w:themeColor="text1"/>
        </w:rPr>
        <w:t>users were taki</w:t>
      </w:r>
      <w:r w:rsidR="00454CD6">
        <w:rPr>
          <w:rFonts w:eastAsia="Times New Roman"/>
          <w:color w:val="000000" w:themeColor="text1"/>
        </w:rPr>
        <w:t>ng advantage of the internet</w:t>
      </w:r>
      <w:r w:rsidR="00F90E2E" w:rsidRPr="00E84907">
        <w:rPr>
          <w:rFonts w:eastAsia="Times New Roman"/>
          <w:color w:val="000000" w:themeColor="text1"/>
        </w:rPr>
        <w:t>.</w:t>
      </w:r>
    </w:p>
    <w:p w14:paraId="2E5BA6C8" w14:textId="77777777" w:rsidR="00643F30" w:rsidRPr="00E84907" w:rsidRDefault="00643F30" w:rsidP="004B733C">
      <w:pPr>
        <w:rPr>
          <w:rFonts w:eastAsia="Times New Roman"/>
          <w:color w:val="000000" w:themeColor="text1"/>
        </w:rPr>
      </w:pPr>
    </w:p>
    <w:p w14:paraId="0D1A1855" w14:textId="5641EFFA" w:rsidR="00643F30" w:rsidRPr="00536370" w:rsidRDefault="00643F30" w:rsidP="004B733C">
      <w:pPr>
        <w:rPr>
          <w:rFonts w:eastAsia="Times New Roman"/>
          <w:i/>
          <w:color w:val="000000" w:themeColor="text1"/>
        </w:rPr>
      </w:pPr>
      <w:r w:rsidRPr="00536370">
        <w:rPr>
          <w:rFonts w:eastAsia="Times New Roman"/>
          <w:i/>
          <w:color w:val="000000" w:themeColor="text1"/>
        </w:rPr>
        <w:t>A research agenda</w:t>
      </w:r>
    </w:p>
    <w:p w14:paraId="33C238A9" w14:textId="77777777" w:rsidR="00620ABD" w:rsidRPr="00E84907" w:rsidRDefault="00620ABD" w:rsidP="004B733C">
      <w:pPr>
        <w:rPr>
          <w:rFonts w:eastAsia="Times New Roman"/>
          <w:color w:val="000000" w:themeColor="text1"/>
        </w:rPr>
      </w:pPr>
    </w:p>
    <w:p w14:paraId="3AA03C29" w14:textId="09AB915F" w:rsidR="00643F30" w:rsidRPr="00E84907" w:rsidRDefault="00E82925" w:rsidP="004B733C">
      <w:pPr>
        <w:rPr>
          <w:rFonts w:eastAsia="Times New Roman"/>
          <w:color w:val="000000" w:themeColor="text1"/>
        </w:rPr>
      </w:pPr>
      <w:r w:rsidRPr="00E84907">
        <w:rPr>
          <w:rFonts w:eastAsia="Times New Roman"/>
          <w:color w:val="000000" w:themeColor="text1"/>
        </w:rPr>
        <w:t xml:space="preserve">One of the first things I learnt on </w:t>
      </w:r>
      <w:r w:rsidR="00FB6E0F">
        <w:rPr>
          <w:rFonts w:eastAsia="Times New Roman"/>
          <w:color w:val="000000" w:themeColor="text1"/>
        </w:rPr>
        <w:t>becoming</w:t>
      </w:r>
      <w:r w:rsidRPr="00E84907">
        <w:rPr>
          <w:rFonts w:eastAsia="Times New Roman"/>
          <w:color w:val="000000" w:themeColor="text1"/>
        </w:rPr>
        <w:t xml:space="preserve"> an academic was </w:t>
      </w:r>
      <w:r w:rsidR="00F16C5B">
        <w:rPr>
          <w:rFonts w:eastAsia="Times New Roman"/>
          <w:color w:val="000000" w:themeColor="text1"/>
        </w:rPr>
        <w:t xml:space="preserve">that </w:t>
      </w:r>
      <w:r w:rsidRPr="00E84907">
        <w:rPr>
          <w:rFonts w:eastAsia="Times New Roman"/>
          <w:color w:val="000000" w:themeColor="text1"/>
        </w:rPr>
        <w:t xml:space="preserve">I needed to </w:t>
      </w:r>
      <w:r w:rsidR="00FB6E0F">
        <w:rPr>
          <w:rFonts w:eastAsia="Times New Roman"/>
          <w:color w:val="000000" w:themeColor="text1"/>
        </w:rPr>
        <w:t>declare</w:t>
      </w:r>
      <w:r w:rsidRPr="00E84907">
        <w:rPr>
          <w:rFonts w:eastAsia="Times New Roman"/>
          <w:color w:val="000000" w:themeColor="text1"/>
        </w:rPr>
        <w:t xml:space="preserve"> a research agenda. I decided to focus on three</w:t>
      </w:r>
      <w:r w:rsidR="00BB7CC0" w:rsidRPr="00E84907">
        <w:rPr>
          <w:rFonts w:eastAsia="Times New Roman"/>
          <w:color w:val="000000" w:themeColor="text1"/>
        </w:rPr>
        <w:t xml:space="preserve"> areas</w:t>
      </w:r>
      <w:r w:rsidR="00FB6E0F">
        <w:rPr>
          <w:rFonts w:eastAsia="Times New Roman"/>
          <w:color w:val="000000" w:themeColor="text1"/>
        </w:rPr>
        <w:t>,</w:t>
      </w:r>
      <w:r w:rsidR="00BB7CC0" w:rsidRPr="00E84907">
        <w:rPr>
          <w:rFonts w:eastAsia="Times New Roman"/>
          <w:color w:val="000000" w:themeColor="text1"/>
        </w:rPr>
        <w:t xml:space="preserve"> each related to the nature of OR:</w:t>
      </w:r>
    </w:p>
    <w:p w14:paraId="31646C24" w14:textId="77777777" w:rsidR="00BB7CC0" w:rsidRPr="00E84907" w:rsidRDefault="00BB7CC0" w:rsidP="004B733C">
      <w:pPr>
        <w:rPr>
          <w:rFonts w:eastAsia="Times New Roman"/>
          <w:color w:val="000000" w:themeColor="text1"/>
        </w:rPr>
      </w:pPr>
    </w:p>
    <w:p w14:paraId="21D9463D" w14:textId="4DCB783C" w:rsidR="00BB7CC0" w:rsidRPr="00E84907" w:rsidRDefault="00BB7CC0" w:rsidP="00BB7CC0">
      <w:pPr>
        <w:pStyle w:val="ListParagraph"/>
        <w:numPr>
          <w:ilvl w:val="0"/>
          <w:numId w:val="1"/>
        </w:numPr>
        <w:rPr>
          <w:rFonts w:ascii="Times New Roman" w:eastAsia="Times New Roman" w:hAnsi="Times New Roman" w:cs="Times New Roman"/>
          <w:color w:val="000000" w:themeColor="text1"/>
          <w:lang w:eastAsia="en-GB"/>
        </w:rPr>
      </w:pPr>
      <w:r w:rsidRPr="00E84907">
        <w:rPr>
          <w:rFonts w:ascii="Times New Roman" w:eastAsia="Times New Roman" w:hAnsi="Times New Roman" w:cs="Times New Roman"/>
          <w:color w:val="000000" w:themeColor="text1"/>
          <w:lang w:eastAsia="en-GB"/>
        </w:rPr>
        <w:t>The process of OR</w:t>
      </w:r>
    </w:p>
    <w:p w14:paraId="08194DD4" w14:textId="051DE8F8" w:rsidR="00BB7CC0" w:rsidRPr="00E84907" w:rsidRDefault="00BB7CC0" w:rsidP="00BB7CC0">
      <w:pPr>
        <w:pStyle w:val="ListParagraph"/>
        <w:numPr>
          <w:ilvl w:val="0"/>
          <w:numId w:val="1"/>
        </w:numPr>
        <w:rPr>
          <w:rFonts w:ascii="Times New Roman" w:eastAsia="Times New Roman" w:hAnsi="Times New Roman" w:cs="Times New Roman"/>
          <w:color w:val="000000" w:themeColor="text1"/>
          <w:lang w:eastAsia="en-GB"/>
        </w:rPr>
      </w:pPr>
      <w:r w:rsidRPr="00E84907">
        <w:rPr>
          <w:rFonts w:ascii="Times New Roman" w:eastAsia="Times New Roman" w:hAnsi="Times New Roman" w:cs="Times New Roman"/>
          <w:color w:val="000000" w:themeColor="text1"/>
          <w:lang w:eastAsia="en-GB"/>
        </w:rPr>
        <w:t>The competences of OR practitioners</w:t>
      </w:r>
    </w:p>
    <w:p w14:paraId="11D074CF" w14:textId="11615FC7" w:rsidR="00BB7CC0" w:rsidRPr="00E84907" w:rsidRDefault="00BB7CC0" w:rsidP="00BB7CC0">
      <w:pPr>
        <w:pStyle w:val="ListParagraph"/>
        <w:numPr>
          <w:ilvl w:val="0"/>
          <w:numId w:val="1"/>
        </w:numPr>
        <w:rPr>
          <w:rFonts w:ascii="Times New Roman" w:eastAsia="Times New Roman" w:hAnsi="Times New Roman" w:cs="Times New Roman"/>
          <w:color w:val="000000" w:themeColor="text1"/>
          <w:lang w:eastAsia="en-GB"/>
        </w:rPr>
      </w:pPr>
      <w:r w:rsidRPr="00E84907">
        <w:rPr>
          <w:rFonts w:ascii="Times New Roman" w:eastAsia="Times New Roman" w:hAnsi="Times New Roman" w:cs="Times New Roman"/>
          <w:color w:val="000000" w:themeColor="text1"/>
          <w:lang w:eastAsia="en-GB"/>
        </w:rPr>
        <w:t>The contribution of OR</w:t>
      </w:r>
    </w:p>
    <w:p w14:paraId="677F154F" w14:textId="77777777" w:rsidR="00BB7CC0" w:rsidRPr="00E84907" w:rsidRDefault="00BB7CC0" w:rsidP="00BB7CC0">
      <w:pPr>
        <w:rPr>
          <w:rFonts w:eastAsia="Times New Roman"/>
          <w:color w:val="000000" w:themeColor="text1"/>
        </w:rPr>
      </w:pPr>
    </w:p>
    <w:p w14:paraId="1EACBC12" w14:textId="680B5688" w:rsidR="00BB7CC0" w:rsidRPr="00E84907" w:rsidRDefault="00BB7CC0" w:rsidP="00BB7CC0">
      <w:pPr>
        <w:rPr>
          <w:rFonts w:eastAsia="Times New Roman"/>
          <w:color w:val="000000" w:themeColor="text1"/>
        </w:rPr>
      </w:pPr>
      <w:r w:rsidRPr="00E84907">
        <w:rPr>
          <w:rFonts w:eastAsia="Times New Roman"/>
          <w:color w:val="000000" w:themeColor="text1"/>
        </w:rPr>
        <w:t>T</w:t>
      </w:r>
      <w:r w:rsidR="00FB6E0F">
        <w:rPr>
          <w:rFonts w:eastAsia="Times New Roman"/>
          <w:color w:val="000000" w:themeColor="text1"/>
        </w:rPr>
        <w:t>o address the first item on the agenda I set out</w:t>
      </w:r>
      <w:r w:rsidRPr="00E84907">
        <w:rPr>
          <w:rFonts w:eastAsia="Times New Roman"/>
          <w:color w:val="000000" w:themeColor="text1"/>
        </w:rPr>
        <w:t xml:space="preserve"> to </w:t>
      </w:r>
      <w:r w:rsidR="00FB6E0F">
        <w:rPr>
          <w:rFonts w:eastAsia="Times New Roman"/>
          <w:color w:val="000000" w:themeColor="text1"/>
        </w:rPr>
        <w:t>describe the process of OR as I</w:t>
      </w:r>
      <w:r w:rsidRPr="00E84907">
        <w:rPr>
          <w:rFonts w:eastAsia="Times New Roman"/>
          <w:color w:val="000000" w:themeColor="text1"/>
        </w:rPr>
        <w:t xml:space="preserve"> experienced i</w:t>
      </w:r>
      <w:r w:rsidR="0072107B">
        <w:rPr>
          <w:rFonts w:eastAsia="Times New Roman"/>
          <w:color w:val="000000" w:themeColor="text1"/>
        </w:rPr>
        <w:t>t. To</w:t>
      </w:r>
      <w:r w:rsidR="009047EB" w:rsidRPr="00E84907">
        <w:rPr>
          <w:rFonts w:eastAsia="Times New Roman"/>
          <w:color w:val="000000" w:themeColor="text1"/>
        </w:rPr>
        <w:t xml:space="preserve"> that end, I publishe</w:t>
      </w:r>
      <w:r w:rsidR="00705386">
        <w:rPr>
          <w:rFonts w:eastAsia="Times New Roman"/>
          <w:color w:val="000000" w:themeColor="text1"/>
        </w:rPr>
        <w:t>d</w:t>
      </w:r>
      <w:r w:rsidRPr="00E84907">
        <w:rPr>
          <w:rFonts w:eastAsia="Times New Roman"/>
          <w:color w:val="000000" w:themeColor="text1"/>
        </w:rPr>
        <w:t xml:space="preserve"> a series of c</w:t>
      </w:r>
      <w:r w:rsidR="009047EB" w:rsidRPr="00E84907">
        <w:rPr>
          <w:rFonts w:eastAsia="Times New Roman"/>
          <w:color w:val="000000" w:themeColor="text1"/>
        </w:rPr>
        <w:t xml:space="preserve">ase studies documenting </w:t>
      </w:r>
      <w:r w:rsidRPr="00E84907">
        <w:rPr>
          <w:rFonts w:eastAsia="Times New Roman"/>
          <w:color w:val="000000" w:themeColor="text1"/>
        </w:rPr>
        <w:t>the consulti</w:t>
      </w:r>
      <w:r w:rsidR="00FB6E0F">
        <w:rPr>
          <w:rFonts w:eastAsia="Times New Roman"/>
          <w:color w:val="000000" w:themeColor="text1"/>
        </w:rPr>
        <w:t>ng projects I had undertaken (for instance, for</w:t>
      </w:r>
      <w:r w:rsidR="009047EB" w:rsidRPr="00E84907">
        <w:rPr>
          <w:rFonts w:eastAsia="Times New Roman"/>
          <w:color w:val="000000" w:themeColor="text1"/>
        </w:rPr>
        <w:t xml:space="preserve"> the NCB, Sainsbury’s, RTZ, </w:t>
      </w:r>
      <w:proofErr w:type="spellStart"/>
      <w:r w:rsidR="009047EB" w:rsidRPr="00E84907">
        <w:rPr>
          <w:rFonts w:eastAsia="Times New Roman"/>
          <w:color w:val="000000" w:themeColor="text1"/>
        </w:rPr>
        <w:t>PowerGen</w:t>
      </w:r>
      <w:proofErr w:type="spellEnd"/>
      <w:r w:rsidR="009047EB" w:rsidRPr="00E84907">
        <w:rPr>
          <w:rFonts w:eastAsia="Times New Roman"/>
          <w:color w:val="000000" w:themeColor="text1"/>
        </w:rPr>
        <w:t xml:space="preserve">, Severn Trent Water, and the UK </w:t>
      </w:r>
      <w:r w:rsidR="002041E9" w:rsidRPr="00E84907">
        <w:rPr>
          <w:rFonts w:eastAsia="Times New Roman"/>
          <w:color w:val="000000" w:themeColor="text1"/>
        </w:rPr>
        <w:t>Parliament</w:t>
      </w:r>
      <w:r w:rsidR="00FB6E0F">
        <w:rPr>
          <w:rFonts w:eastAsia="Times New Roman"/>
          <w:color w:val="000000" w:themeColor="text1"/>
        </w:rPr>
        <w:t xml:space="preserve">; </w:t>
      </w:r>
      <w:r w:rsidR="003D6D9F" w:rsidRPr="00E84907">
        <w:rPr>
          <w:rFonts w:eastAsia="Times New Roman"/>
          <w:color w:val="000000" w:themeColor="text1"/>
        </w:rPr>
        <w:t xml:space="preserve">see Ormerod </w:t>
      </w:r>
      <w:r w:rsidR="00525F13">
        <w:rPr>
          <w:rFonts w:eastAsia="Times New Roman"/>
          <w:color w:val="000000" w:themeColor="text1"/>
        </w:rPr>
        <w:t>(</w:t>
      </w:r>
      <w:r w:rsidR="003D6D9F" w:rsidRPr="00E84907">
        <w:rPr>
          <w:rFonts w:eastAsia="Times New Roman"/>
          <w:color w:val="000000" w:themeColor="text1"/>
        </w:rPr>
        <w:t>20</w:t>
      </w:r>
      <w:r w:rsidR="00A02221" w:rsidRPr="00E84907">
        <w:rPr>
          <w:rFonts w:eastAsia="Times New Roman"/>
          <w:color w:val="000000" w:themeColor="text1"/>
        </w:rPr>
        <w:t>05</w:t>
      </w:r>
      <w:r w:rsidR="00525F13">
        <w:rPr>
          <w:rFonts w:eastAsia="Times New Roman"/>
          <w:color w:val="000000" w:themeColor="text1"/>
        </w:rPr>
        <w:t>)</w:t>
      </w:r>
      <w:r w:rsidR="00A02221" w:rsidRPr="00E84907">
        <w:rPr>
          <w:rFonts w:eastAsia="Times New Roman"/>
          <w:color w:val="000000" w:themeColor="text1"/>
        </w:rPr>
        <w:t xml:space="preserve"> for references)</w:t>
      </w:r>
      <w:r w:rsidR="002041E9" w:rsidRPr="00E84907">
        <w:rPr>
          <w:rFonts w:eastAsia="Times New Roman"/>
          <w:color w:val="000000" w:themeColor="text1"/>
        </w:rPr>
        <w:t xml:space="preserve">. On the basis of these and other </w:t>
      </w:r>
      <w:r w:rsidR="00563E8D">
        <w:rPr>
          <w:rFonts w:eastAsia="Times New Roman"/>
          <w:color w:val="000000" w:themeColor="text1"/>
        </w:rPr>
        <w:t>projects</w:t>
      </w:r>
      <w:r w:rsidR="002041E9" w:rsidRPr="00E84907">
        <w:rPr>
          <w:rFonts w:eastAsia="Times New Roman"/>
          <w:color w:val="000000" w:themeColor="text1"/>
        </w:rPr>
        <w:t>, I di</w:t>
      </w:r>
      <w:r w:rsidR="00FB6E0F">
        <w:rPr>
          <w:rFonts w:eastAsia="Times New Roman"/>
          <w:color w:val="000000" w:themeColor="text1"/>
        </w:rPr>
        <w:t>d what academics</w:t>
      </w:r>
      <w:r w:rsidR="002041E9" w:rsidRPr="00E84907">
        <w:rPr>
          <w:rFonts w:eastAsia="Times New Roman"/>
          <w:color w:val="000000" w:themeColor="text1"/>
        </w:rPr>
        <w:t xml:space="preserve"> do, I started </w:t>
      </w:r>
      <w:r w:rsidR="00705386">
        <w:rPr>
          <w:rFonts w:eastAsia="Times New Roman"/>
          <w:color w:val="000000" w:themeColor="text1"/>
        </w:rPr>
        <w:t xml:space="preserve">to </w:t>
      </w:r>
      <w:r w:rsidR="00463FD5">
        <w:rPr>
          <w:rFonts w:eastAsia="Times New Roman"/>
          <w:color w:val="000000" w:themeColor="text1"/>
        </w:rPr>
        <w:t xml:space="preserve">reflect and </w:t>
      </w:r>
      <w:r w:rsidR="00705386">
        <w:rPr>
          <w:rFonts w:eastAsia="Times New Roman"/>
          <w:color w:val="000000" w:themeColor="text1"/>
        </w:rPr>
        <w:t>theorize</w:t>
      </w:r>
      <w:r w:rsidR="002041E9" w:rsidRPr="00E84907">
        <w:rPr>
          <w:rFonts w:eastAsia="Times New Roman"/>
          <w:color w:val="000000" w:themeColor="text1"/>
        </w:rPr>
        <w:t xml:space="preserve">. </w:t>
      </w:r>
      <w:r w:rsidR="00C1089B">
        <w:rPr>
          <w:rFonts w:eastAsia="Times New Roman"/>
          <w:color w:val="000000" w:themeColor="text1"/>
        </w:rPr>
        <w:t>I formalised t</w:t>
      </w:r>
      <w:r w:rsidR="00943ACB">
        <w:rPr>
          <w:rFonts w:eastAsia="Times New Roman"/>
          <w:color w:val="000000" w:themeColor="text1"/>
        </w:rPr>
        <w:t>he result</w:t>
      </w:r>
      <w:r w:rsidR="00FB6E0F">
        <w:rPr>
          <w:rFonts w:eastAsia="Times New Roman"/>
          <w:color w:val="000000" w:themeColor="text1"/>
        </w:rPr>
        <w:t xml:space="preserve"> as </w:t>
      </w:r>
      <w:r w:rsidR="00463FD5">
        <w:rPr>
          <w:rFonts w:eastAsia="Times New Roman"/>
          <w:color w:val="000000" w:themeColor="text1"/>
        </w:rPr>
        <w:t>a way of looking things</w:t>
      </w:r>
      <w:r w:rsidR="00914D89">
        <w:rPr>
          <w:rFonts w:eastAsia="Times New Roman"/>
          <w:color w:val="000000" w:themeColor="text1"/>
        </w:rPr>
        <w:t xml:space="preserve">, a </w:t>
      </w:r>
      <w:r w:rsidR="00914D89" w:rsidRPr="00914D89">
        <w:rPr>
          <w:rFonts w:eastAsia="Times New Roman"/>
          <w:i/>
          <w:color w:val="000000" w:themeColor="text1"/>
        </w:rPr>
        <w:t>perspective</w:t>
      </w:r>
      <w:r w:rsidR="00924BB5" w:rsidRPr="00E84907">
        <w:rPr>
          <w:rFonts w:eastAsia="Times New Roman"/>
          <w:color w:val="000000" w:themeColor="text1"/>
        </w:rPr>
        <w:t>. Th</w:t>
      </w:r>
      <w:r w:rsidR="00EE733C">
        <w:rPr>
          <w:rFonts w:eastAsia="Times New Roman"/>
          <w:color w:val="000000" w:themeColor="text1"/>
        </w:rPr>
        <w:t xml:space="preserve">e perspective </w:t>
      </w:r>
      <w:r w:rsidR="00E74E9E">
        <w:rPr>
          <w:rFonts w:eastAsia="Times New Roman"/>
          <w:color w:val="000000" w:themeColor="text1"/>
        </w:rPr>
        <w:t xml:space="preserve">I developed </w:t>
      </w:r>
      <w:r w:rsidR="00B17022">
        <w:rPr>
          <w:rFonts w:eastAsia="Times New Roman"/>
          <w:color w:val="000000" w:themeColor="text1"/>
        </w:rPr>
        <w:t>focusses, on the one hand,</w:t>
      </w:r>
      <w:r w:rsidR="00924BB5" w:rsidRPr="00E84907">
        <w:rPr>
          <w:rFonts w:eastAsia="Times New Roman"/>
          <w:color w:val="000000" w:themeColor="text1"/>
        </w:rPr>
        <w:t xml:space="preserve"> </w:t>
      </w:r>
      <w:r w:rsidR="00B17022">
        <w:rPr>
          <w:rFonts w:eastAsia="Times New Roman"/>
          <w:color w:val="000000" w:themeColor="text1"/>
        </w:rPr>
        <w:t xml:space="preserve">on </w:t>
      </w:r>
      <w:r w:rsidR="00924BB5" w:rsidRPr="00E84907">
        <w:rPr>
          <w:rFonts w:eastAsia="Times New Roman"/>
          <w:color w:val="000000" w:themeColor="text1"/>
        </w:rPr>
        <w:t>the task to be achieved</w:t>
      </w:r>
      <w:r w:rsidR="00B17022">
        <w:rPr>
          <w:rFonts w:eastAsia="Times New Roman"/>
          <w:color w:val="000000" w:themeColor="text1"/>
        </w:rPr>
        <w:t xml:space="preserve"> in a particular </w:t>
      </w:r>
      <w:r w:rsidR="00B17022" w:rsidRPr="0072107B">
        <w:rPr>
          <w:rFonts w:eastAsia="Times New Roman"/>
          <w:i/>
          <w:color w:val="000000" w:themeColor="text1"/>
        </w:rPr>
        <w:t>context</w:t>
      </w:r>
      <w:r w:rsidR="00EC143D">
        <w:rPr>
          <w:rFonts w:eastAsia="Times New Roman"/>
          <w:color w:val="000000" w:themeColor="text1"/>
        </w:rPr>
        <w:t xml:space="preserve"> expressed as a </w:t>
      </w:r>
      <w:r w:rsidR="00EC143D" w:rsidRPr="00EC143D">
        <w:rPr>
          <w:rFonts w:eastAsia="Times New Roman"/>
          <w:i/>
          <w:color w:val="000000" w:themeColor="text1"/>
        </w:rPr>
        <w:t>transformation</w:t>
      </w:r>
      <w:r w:rsidR="00EC143D">
        <w:rPr>
          <w:rFonts w:eastAsia="Times New Roman"/>
          <w:color w:val="000000" w:themeColor="text1"/>
        </w:rPr>
        <w:t>,</w:t>
      </w:r>
      <w:r w:rsidR="00924BB5" w:rsidRPr="00E84907">
        <w:rPr>
          <w:rFonts w:eastAsia="Times New Roman"/>
          <w:color w:val="000000" w:themeColor="text1"/>
        </w:rPr>
        <w:t xml:space="preserve"> and, on the other hand, </w:t>
      </w:r>
      <w:r w:rsidR="00B17022">
        <w:rPr>
          <w:rFonts w:eastAsia="Times New Roman"/>
          <w:color w:val="000000" w:themeColor="text1"/>
        </w:rPr>
        <w:t xml:space="preserve">on </w:t>
      </w:r>
      <w:r w:rsidR="00A50DB9" w:rsidRPr="00E84907">
        <w:rPr>
          <w:rFonts w:eastAsia="Times New Roman"/>
          <w:color w:val="000000" w:themeColor="text1"/>
        </w:rPr>
        <w:t xml:space="preserve">the </w:t>
      </w:r>
      <w:r w:rsidR="00A50DB9" w:rsidRPr="00EC143D">
        <w:rPr>
          <w:rFonts w:eastAsia="Times New Roman"/>
          <w:i/>
          <w:color w:val="000000" w:themeColor="text1"/>
        </w:rPr>
        <w:t>competences</w:t>
      </w:r>
      <w:r w:rsidR="00A50DB9" w:rsidRPr="00E84907">
        <w:rPr>
          <w:rFonts w:eastAsia="Times New Roman"/>
          <w:color w:val="000000" w:themeColor="text1"/>
        </w:rPr>
        <w:t xml:space="preserve"> that </w:t>
      </w:r>
      <w:r w:rsidR="00FB6E0F">
        <w:rPr>
          <w:rFonts w:eastAsia="Times New Roman"/>
          <w:color w:val="000000" w:themeColor="text1"/>
        </w:rPr>
        <w:t>would</w:t>
      </w:r>
      <w:r w:rsidR="00A50DB9" w:rsidRPr="00E84907">
        <w:rPr>
          <w:rFonts w:eastAsia="Times New Roman"/>
          <w:color w:val="000000" w:themeColor="text1"/>
        </w:rPr>
        <w:t xml:space="preserve"> be brought to bear</w:t>
      </w:r>
      <w:r w:rsidR="00B17022">
        <w:rPr>
          <w:rFonts w:eastAsia="Times New Roman"/>
          <w:color w:val="000000" w:themeColor="text1"/>
        </w:rPr>
        <w:t xml:space="preserve"> on the </w:t>
      </w:r>
      <w:r w:rsidR="00C1089B">
        <w:rPr>
          <w:rFonts w:eastAsia="Times New Roman"/>
          <w:color w:val="000000" w:themeColor="text1"/>
        </w:rPr>
        <w:t xml:space="preserve">transformation </w:t>
      </w:r>
      <w:r w:rsidR="00B17022">
        <w:rPr>
          <w:rFonts w:eastAsia="Times New Roman"/>
          <w:color w:val="000000" w:themeColor="text1"/>
        </w:rPr>
        <w:t>task</w:t>
      </w:r>
      <w:r w:rsidR="00A50DB9" w:rsidRPr="00E84907">
        <w:rPr>
          <w:rFonts w:eastAsia="Times New Roman"/>
          <w:color w:val="000000" w:themeColor="text1"/>
        </w:rPr>
        <w:t>. A very simple conception, more or l</w:t>
      </w:r>
      <w:r w:rsidR="00B17022">
        <w:rPr>
          <w:rFonts w:eastAsia="Times New Roman"/>
          <w:color w:val="000000" w:themeColor="text1"/>
        </w:rPr>
        <w:t xml:space="preserve">ess a statement of the </w:t>
      </w:r>
      <w:r w:rsidR="00A50DB9" w:rsidRPr="00E84907">
        <w:rPr>
          <w:rFonts w:eastAsia="Times New Roman"/>
          <w:color w:val="000000" w:themeColor="text1"/>
        </w:rPr>
        <w:t xml:space="preserve">obvious. The tricky bit is </w:t>
      </w:r>
      <w:r w:rsidR="00FB6E0F">
        <w:rPr>
          <w:rFonts w:eastAsia="Times New Roman"/>
          <w:color w:val="000000" w:themeColor="text1"/>
        </w:rPr>
        <w:t xml:space="preserve">that </w:t>
      </w:r>
      <w:r w:rsidR="00A50DB9" w:rsidRPr="00E84907">
        <w:rPr>
          <w:rFonts w:eastAsia="Times New Roman"/>
          <w:color w:val="000000" w:themeColor="text1"/>
        </w:rPr>
        <w:t>the two</w:t>
      </w:r>
      <w:r w:rsidR="007D1365" w:rsidRPr="00E84907">
        <w:rPr>
          <w:rFonts w:eastAsia="Times New Roman"/>
          <w:color w:val="000000" w:themeColor="text1"/>
        </w:rPr>
        <w:t xml:space="preserve"> elements</w:t>
      </w:r>
      <w:r w:rsidR="00A50DB9" w:rsidRPr="00E84907">
        <w:rPr>
          <w:rFonts w:eastAsia="Times New Roman"/>
          <w:color w:val="000000" w:themeColor="text1"/>
        </w:rPr>
        <w:t>, transformation</w:t>
      </w:r>
      <w:r w:rsidR="00FD39E6">
        <w:rPr>
          <w:rFonts w:eastAsia="Times New Roman"/>
          <w:color w:val="000000" w:themeColor="text1"/>
        </w:rPr>
        <w:t xml:space="preserve"> and competence, </w:t>
      </w:r>
      <w:r w:rsidR="00FB6E0F">
        <w:rPr>
          <w:rFonts w:eastAsia="Times New Roman"/>
          <w:color w:val="000000" w:themeColor="text1"/>
        </w:rPr>
        <w:t xml:space="preserve">have to be </w:t>
      </w:r>
      <w:r w:rsidR="0072107B">
        <w:rPr>
          <w:rFonts w:eastAsia="Times New Roman"/>
          <w:color w:val="000000" w:themeColor="text1"/>
        </w:rPr>
        <w:t>co-determined</w:t>
      </w:r>
      <w:r w:rsidR="00FB6E0F" w:rsidRPr="00E84907">
        <w:rPr>
          <w:rFonts w:eastAsia="Times New Roman"/>
          <w:color w:val="000000" w:themeColor="text1"/>
        </w:rPr>
        <w:t xml:space="preserve"> </w:t>
      </w:r>
      <w:r w:rsidR="00FD39E6">
        <w:rPr>
          <w:rFonts w:eastAsia="Times New Roman"/>
          <w:color w:val="000000" w:themeColor="text1"/>
        </w:rPr>
        <w:t>in the light of the client’s needs, resource availability</w:t>
      </w:r>
      <w:r w:rsidR="0072107B">
        <w:rPr>
          <w:rFonts w:eastAsia="Times New Roman"/>
          <w:color w:val="000000" w:themeColor="text1"/>
        </w:rPr>
        <w:t>,</w:t>
      </w:r>
      <w:r w:rsidR="00FD39E6">
        <w:rPr>
          <w:rFonts w:eastAsia="Times New Roman"/>
          <w:color w:val="000000" w:themeColor="text1"/>
        </w:rPr>
        <w:t xml:space="preserve"> </w:t>
      </w:r>
      <w:r w:rsidR="0072107B">
        <w:rPr>
          <w:rFonts w:eastAsia="Times New Roman"/>
          <w:color w:val="000000" w:themeColor="text1"/>
        </w:rPr>
        <w:t xml:space="preserve">feasibility </w:t>
      </w:r>
      <w:r w:rsidR="00FD39E6">
        <w:rPr>
          <w:rFonts w:eastAsia="Times New Roman"/>
          <w:color w:val="000000" w:themeColor="text1"/>
        </w:rPr>
        <w:t>and costs</w:t>
      </w:r>
      <w:r w:rsidR="00A50DB9" w:rsidRPr="00E84907">
        <w:rPr>
          <w:rFonts w:eastAsia="Times New Roman"/>
          <w:color w:val="000000" w:themeColor="text1"/>
        </w:rPr>
        <w:t xml:space="preserve">. I believed this to be an important </w:t>
      </w:r>
      <w:r w:rsidR="007D1365" w:rsidRPr="00E84907">
        <w:rPr>
          <w:rFonts w:eastAsia="Times New Roman"/>
          <w:color w:val="000000" w:themeColor="text1"/>
        </w:rPr>
        <w:t>way of looking at things</w:t>
      </w:r>
      <w:r w:rsidR="00A50DB9" w:rsidRPr="00E84907">
        <w:rPr>
          <w:rFonts w:eastAsia="Times New Roman"/>
          <w:color w:val="000000" w:themeColor="text1"/>
        </w:rPr>
        <w:t xml:space="preserve"> because </w:t>
      </w:r>
      <w:r w:rsidR="007D1365" w:rsidRPr="00E84907">
        <w:rPr>
          <w:rFonts w:eastAsia="Times New Roman"/>
          <w:color w:val="000000" w:themeColor="text1"/>
        </w:rPr>
        <w:t xml:space="preserve">it provides </w:t>
      </w:r>
      <w:r w:rsidR="00A50DB9" w:rsidRPr="00E84907">
        <w:rPr>
          <w:rFonts w:eastAsia="Times New Roman"/>
          <w:color w:val="000000" w:themeColor="text1"/>
        </w:rPr>
        <w:t xml:space="preserve">the basis on which consultant and client can agree a project </w:t>
      </w:r>
      <w:r w:rsidR="00836923">
        <w:rPr>
          <w:rFonts w:eastAsia="Times New Roman"/>
          <w:color w:val="000000" w:themeColor="text1"/>
        </w:rPr>
        <w:t>that</w:t>
      </w:r>
      <w:r w:rsidR="00A50DB9" w:rsidRPr="00E84907">
        <w:rPr>
          <w:rFonts w:eastAsia="Times New Roman"/>
          <w:color w:val="000000" w:themeColor="text1"/>
        </w:rPr>
        <w:t xml:space="preserve"> </w:t>
      </w:r>
      <w:r w:rsidR="005E34A2">
        <w:rPr>
          <w:rFonts w:eastAsia="Times New Roman"/>
          <w:color w:val="000000" w:themeColor="text1"/>
        </w:rPr>
        <w:t xml:space="preserve">is </w:t>
      </w:r>
      <w:r w:rsidR="00A50DB9" w:rsidRPr="00E84907">
        <w:rPr>
          <w:rFonts w:eastAsia="Times New Roman"/>
          <w:color w:val="000000" w:themeColor="text1"/>
        </w:rPr>
        <w:t>achievable, cost effective and clearly understood</w:t>
      </w:r>
      <w:r w:rsidR="00064690">
        <w:rPr>
          <w:rFonts w:eastAsia="Times New Roman"/>
          <w:color w:val="000000" w:themeColor="text1"/>
        </w:rPr>
        <w:t xml:space="preserve"> by both parties</w:t>
      </w:r>
      <w:r w:rsidR="00A50DB9" w:rsidRPr="00E84907">
        <w:rPr>
          <w:rFonts w:eastAsia="Times New Roman"/>
          <w:color w:val="000000" w:themeColor="text1"/>
        </w:rPr>
        <w:t>; in other words</w:t>
      </w:r>
      <w:r w:rsidR="00E169FE">
        <w:rPr>
          <w:rFonts w:eastAsia="Times New Roman"/>
          <w:color w:val="000000" w:themeColor="text1"/>
        </w:rPr>
        <w:t>,</w:t>
      </w:r>
      <w:r w:rsidR="00A50DB9" w:rsidRPr="00E84907">
        <w:rPr>
          <w:rFonts w:eastAsia="Times New Roman"/>
          <w:color w:val="000000" w:themeColor="text1"/>
        </w:rPr>
        <w:t xml:space="preserve"> it prov</w:t>
      </w:r>
      <w:r w:rsidR="00064690">
        <w:rPr>
          <w:rFonts w:eastAsia="Times New Roman"/>
          <w:color w:val="000000" w:themeColor="text1"/>
        </w:rPr>
        <w:t>id</w:t>
      </w:r>
      <w:r w:rsidR="00A50DB9" w:rsidRPr="00E84907">
        <w:rPr>
          <w:rFonts w:eastAsia="Times New Roman"/>
          <w:color w:val="000000" w:themeColor="text1"/>
        </w:rPr>
        <w:t>es the basis on which a contract can be negotiated and agreed. Furthermore</w:t>
      </w:r>
      <w:r w:rsidR="00D64320" w:rsidRPr="00E84907">
        <w:rPr>
          <w:rFonts w:eastAsia="Times New Roman"/>
          <w:color w:val="000000" w:themeColor="text1"/>
        </w:rPr>
        <w:t>, if at any stage during the intervention events conspire to make a rethink necessary, the same perspective can be taken</w:t>
      </w:r>
      <w:r w:rsidR="00563E8D">
        <w:rPr>
          <w:rFonts w:eastAsia="Times New Roman"/>
          <w:color w:val="000000" w:themeColor="text1"/>
        </w:rPr>
        <w:t xml:space="preserve"> to reconfigure the project</w:t>
      </w:r>
      <w:r w:rsidR="00FB6E0F">
        <w:rPr>
          <w:rFonts w:eastAsia="Times New Roman"/>
          <w:color w:val="000000" w:themeColor="text1"/>
        </w:rPr>
        <w:t>. I called this</w:t>
      </w:r>
      <w:r w:rsidR="00914D89">
        <w:rPr>
          <w:rFonts w:eastAsia="Times New Roman"/>
          <w:color w:val="000000" w:themeColor="text1"/>
        </w:rPr>
        <w:t xml:space="preserve"> new way of looking at interventions </w:t>
      </w:r>
      <w:r w:rsidR="00914D89" w:rsidRPr="00E84907">
        <w:rPr>
          <w:rFonts w:eastAsia="Times New Roman"/>
          <w:color w:val="000000" w:themeColor="text1"/>
        </w:rPr>
        <w:t xml:space="preserve">the </w:t>
      </w:r>
      <w:r w:rsidR="00914D89" w:rsidRPr="00E84907">
        <w:rPr>
          <w:rFonts w:eastAsia="Times New Roman"/>
          <w:i/>
          <w:color w:val="000000" w:themeColor="text1"/>
        </w:rPr>
        <w:t>Transformation Competence Perspective</w:t>
      </w:r>
      <w:r w:rsidR="00914D89" w:rsidRPr="00E84907">
        <w:rPr>
          <w:rFonts w:eastAsia="Times New Roman"/>
          <w:color w:val="000000" w:themeColor="text1"/>
        </w:rPr>
        <w:t xml:space="preserve"> (TCP)</w:t>
      </w:r>
      <w:r w:rsidR="00992C53" w:rsidRPr="00E84907">
        <w:rPr>
          <w:rFonts w:eastAsia="Times New Roman"/>
          <w:color w:val="000000" w:themeColor="text1"/>
        </w:rPr>
        <w:t xml:space="preserve"> (Ormerod, </w:t>
      </w:r>
      <w:r w:rsidR="00A02221" w:rsidRPr="00E84907">
        <w:rPr>
          <w:rFonts w:eastAsia="Times New Roman"/>
          <w:color w:val="000000" w:themeColor="text1"/>
        </w:rPr>
        <w:t>1997</w:t>
      </w:r>
      <w:proofErr w:type="gramStart"/>
      <w:r w:rsidR="000868DC" w:rsidRPr="00E84907">
        <w:rPr>
          <w:rFonts w:eastAsia="Times New Roman"/>
          <w:color w:val="000000" w:themeColor="text1"/>
        </w:rPr>
        <w:t>a,b</w:t>
      </w:r>
      <w:proofErr w:type="gramEnd"/>
      <w:r w:rsidR="00A02221" w:rsidRPr="00E84907">
        <w:rPr>
          <w:rFonts w:eastAsia="Times New Roman"/>
          <w:color w:val="000000" w:themeColor="text1"/>
        </w:rPr>
        <w:t xml:space="preserve">, </w:t>
      </w:r>
      <w:r w:rsidR="000868DC" w:rsidRPr="00E84907">
        <w:rPr>
          <w:rFonts w:eastAsia="Times New Roman"/>
          <w:color w:val="000000" w:themeColor="text1"/>
        </w:rPr>
        <w:t xml:space="preserve">2001, </w:t>
      </w:r>
      <w:r w:rsidR="00A02221" w:rsidRPr="00E84907">
        <w:rPr>
          <w:rFonts w:eastAsia="Times New Roman"/>
          <w:color w:val="000000" w:themeColor="text1"/>
        </w:rPr>
        <w:t>2008</w:t>
      </w:r>
      <w:r w:rsidR="005F1A98" w:rsidRPr="00E84907">
        <w:rPr>
          <w:rFonts w:eastAsia="Times New Roman"/>
          <w:color w:val="000000" w:themeColor="text1"/>
        </w:rPr>
        <w:t>)</w:t>
      </w:r>
      <w:r w:rsidR="00D64320" w:rsidRPr="00E84907">
        <w:rPr>
          <w:rFonts w:eastAsia="Times New Roman"/>
          <w:color w:val="000000" w:themeColor="text1"/>
        </w:rPr>
        <w:t>.</w:t>
      </w:r>
    </w:p>
    <w:p w14:paraId="109DB4C9" w14:textId="77777777" w:rsidR="007D1365" w:rsidRPr="00E84907" w:rsidRDefault="007D1365" w:rsidP="00BB7CC0">
      <w:pPr>
        <w:rPr>
          <w:rFonts w:eastAsia="Times New Roman"/>
          <w:color w:val="000000" w:themeColor="text1"/>
        </w:rPr>
      </w:pPr>
    </w:p>
    <w:p w14:paraId="23811D25" w14:textId="4675D7D0" w:rsidR="00240975" w:rsidRDefault="00064690" w:rsidP="00BB7CC0">
      <w:pPr>
        <w:rPr>
          <w:rFonts w:eastAsia="Times New Roman"/>
          <w:color w:val="000000" w:themeColor="text1"/>
        </w:rPr>
      </w:pPr>
      <w:r>
        <w:rPr>
          <w:rFonts w:eastAsia="Times New Roman"/>
          <w:color w:val="000000" w:themeColor="text1"/>
        </w:rPr>
        <w:t>T</w:t>
      </w:r>
      <w:r w:rsidR="007D1365" w:rsidRPr="00E84907">
        <w:rPr>
          <w:rFonts w:eastAsia="Times New Roman"/>
          <w:color w:val="000000" w:themeColor="text1"/>
        </w:rPr>
        <w:t>he next step was to consider the nature of OR competences</w:t>
      </w:r>
      <w:r>
        <w:rPr>
          <w:rFonts w:eastAsia="Times New Roman"/>
          <w:color w:val="000000" w:themeColor="text1"/>
        </w:rPr>
        <w:t>, the second item on my research agenda</w:t>
      </w:r>
      <w:r w:rsidR="007D1365" w:rsidRPr="00E84907">
        <w:rPr>
          <w:rFonts w:eastAsia="Times New Roman"/>
          <w:color w:val="000000" w:themeColor="text1"/>
        </w:rPr>
        <w:t xml:space="preserve">. The approach I took was </w:t>
      </w:r>
      <w:r>
        <w:rPr>
          <w:rFonts w:eastAsia="Times New Roman"/>
          <w:color w:val="000000" w:themeColor="text1"/>
        </w:rPr>
        <w:t xml:space="preserve">to </w:t>
      </w:r>
      <w:r w:rsidR="007D1365" w:rsidRPr="00E84907">
        <w:rPr>
          <w:rFonts w:eastAsia="Times New Roman"/>
          <w:color w:val="000000" w:themeColor="text1"/>
        </w:rPr>
        <w:t xml:space="preserve">apply the </w:t>
      </w:r>
      <w:r>
        <w:rPr>
          <w:rFonts w:eastAsia="Times New Roman"/>
          <w:color w:val="000000" w:themeColor="text1"/>
        </w:rPr>
        <w:t>notion</w:t>
      </w:r>
      <w:r w:rsidR="007D1365" w:rsidRPr="00E84907">
        <w:rPr>
          <w:rFonts w:eastAsia="Times New Roman"/>
          <w:color w:val="000000" w:themeColor="text1"/>
        </w:rPr>
        <w:t xml:space="preserve"> of ‘core competences’</w:t>
      </w:r>
      <w:r w:rsidR="00FA141D">
        <w:rPr>
          <w:rFonts w:eastAsia="Times New Roman"/>
          <w:color w:val="000000" w:themeColor="text1"/>
        </w:rPr>
        <w:t xml:space="preserve"> (</w:t>
      </w:r>
      <w:proofErr w:type="spellStart"/>
      <w:r w:rsidR="00FA141D" w:rsidRPr="00E84907">
        <w:rPr>
          <w:rFonts w:eastAsia="Times New Roman"/>
          <w:color w:val="000000" w:themeColor="text1"/>
        </w:rPr>
        <w:t>Prahalad</w:t>
      </w:r>
      <w:proofErr w:type="spellEnd"/>
      <w:r w:rsidR="00FA141D" w:rsidRPr="00E84907">
        <w:rPr>
          <w:rFonts w:eastAsia="Times New Roman"/>
          <w:color w:val="000000" w:themeColor="text1"/>
        </w:rPr>
        <w:t xml:space="preserve"> and Hamel, 1990</w:t>
      </w:r>
      <w:r w:rsidR="00FA141D">
        <w:rPr>
          <w:rFonts w:eastAsia="Times New Roman"/>
          <w:color w:val="000000" w:themeColor="text1"/>
        </w:rPr>
        <w:t>)</w:t>
      </w:r>
      <w:r w:rsidR="007D1365" w:rsidRPr="00E84907">
        <w:rPr>
          <w:rFonts w:eastAsia="Times New Roman"/>
          <w:color w:val="000000" w:themeColor="text1"/>
        </w:rPr>
        <w:t xml:space="preserve">, </w:t>
      </w:r>
      <w:r w:rsidR="00FA141D">
        <w:rPr>
          <w:rFonts w:eastAsia="Times New Roman"/>
          <w:color w:val="000000" w:themeColor="text1"/>
        </w:rPr>
        <w:t>and identify</w:t>
      </w:r>
      <w:r w:rsidR="007D1365" w:rsidRPr="00E84907">
        <w:rPr>
          <w:rFonts w:eastAsia="Times New Roman"/>
          <w:color w:val="000000" w:themeColor="text1"/>
        </w:rPr>
        <w:t xml:space="preserve"> those </w:t>
      </w:r>
      <w:r w:rsidR="00990258">
        <w:rPr>
          <w:rFonts w:eastAsia="Times New Roman"/>
          <w:color w:val="000000" w:themeColor="text1"/>
        </w:rPr>
        <w:t>cor</w:t>
      </w:r>
      <w:r w:rsidR="00563E8D">
        <w:rPr>
          <w:rFonts w:eastAsia="Times New Roman"/>
          <w:color w:val="000000" w:themeColor="text1"/>
        </w:rPr>
        <w:t xml:space="preserve">e </w:t>
      </w:r>
      <w:r w:rsidR="007D1365" w:rsidRPr="00E84907">
        <w:rPr>
          <w:rFonts w:eastAsia="Times New Roman"/>
          <w:color w:val="000000" w:themeColor="text1"/>
        </w:rPr>
        <w:t>competences on which OR practice depends (</w:t>
      </w:r>
      <w:r w:rsidR="007D3D56" w:rsidRPr="00E84907">
        <w:rPr>
          <w:rFonts w:eastAsia="Times New Roman"/>
          <w:color w:val="000000" w:themeColor="text1"/>
        </w:rPr>
        <w:t xml:space="preserve">Ormerod, 2002, </w:t>
      </w:r>
      <w:r w:rsidR="00C40E6A">
        <w:rPr>
          <w:rFonts w:eastAsia="Times New Roman"/>
          <w:color w:val="000000" w:themeColor="text1"/>
        </w:rPr>
        <w:t xml:space="preserve">2013, </w:t>
      </w:r>
      <w:r w:rsidR="007D3D56" w:rsidRPr="00E84907">
        <w:rPr>
          <w:rFonts w:eastAsia="Times New Roman"/>
          <w:color w:val="000000" w:themeColor="text1"/>
        </w:rPr>
        <w:t>2014</w:t>
      </w:r>
      <w:r w:rsidR="00CA3A3D">
        <w:rPr>
          <w:rFonts w:eastAsia="Times New Roman"/>
          <w:color w:val="000000" w:themeColor="text1"/>
        </w:rPr>
        <w:t>, 2016</w:t>
      </w:r>
      <w:r w:rsidR="00E1715B">
        <w:rPr>
          <w:rFonts w:eastAsia="Times New Roman"/>
          <w:color w:val="000000" w:themeColor="text1"/>
        </w:rPr>
        <w:t>; Ormerod and Ulrich, 2013</w:t>
      </w:r>
      <w:r w:rsidR="007D3D56" w:rsidRPr="00E84907">
        <w:rPr>
          <w:rFonts w:eastAsia="Times New Roman"/>
          <w:color w:val="000000" w:themeColor="text1"/>
        </w:rPr>
        <w:t>)</w:t>
      </w:r>
      <w:r w:rsidR="00E1715B">
        <w:rPr>
          <w:rFonts w:eastAsia="Times New Roman"/>
          <w:color w:val="000000" w:themeColor="text1"/>
        </w:rPr>
        <w:t>. The</w:t>
      </w:r>
      <w:r w:rsidR="00293DB2">
        <w:rPr>
          <w:rFonts w:eastAsia="Times New Roman"/>
          <w:color w:val="000000" w:themeColor="text1"/>
        </w:rPr>
        <w:t xml:space="preserve"> </w:t>
      </w:r>
      <w:r w:rsidR="00F44CD9">
        <w:rPr>
          <w:rFonts w:eastAsia="Times New Roman"/>
          <w:color w:val="000000" w:themeColor="text1"/>
        </w:rPr>
        <w:t xml:space="preserve">framework </w:t>
      </w:r>
      <w:r w:rsidR="00E1715B">
        <w:rPr>
          <w:rFonts w:eastAsia="Times New Roman"/>
          <w:color w:val="000000" w:themeColor="text1"/>
        </w:rPr>
        <w:t xml:space="preserve">developed </w:t>
      </w:r>
      <w:r w:rsidR="00F44CD9">
        <w:rPr>
          <w:rFonts w:eastAsia="Times New Roman"/>
          <w:color w:val="000000" w:themeColor="text1"/>
        </w:rPr>
        <w:t>is shown in Figure 3</w:t>
      </w:r>
      <w:r w:rsidR="00D70EEB">
        <w:rPr>
          <w:rFonts w:eastAsia="Times New Roman"/>
          <w:color w:val="000000" w:themeColor="text1"/>
        </w:rPr>
        <w:t xml:space="preserve">. The schema has three legs: on the left we have </w:t>
      </w:r>
      <w:r w:rsidR="00D70EEB" w:rsidRPr="00D70EEB">
        <w:rPr>
          <w:rFonts w:eastAsia="Times New Roman"/>
          <w:i/>
          <w:color w:val="000000" w:themeColor="text1"/>
        </w:rPr>
        <w:t>conducting analysis</w:t>
      </w:r>
      <w:r w:rsidR="00D70EEB">
        <w:rPr>
          <w:rFonts w:eastAsia="Times New Roman"/>
          <w:color w:val="000000" w:themeColor="text1"/>
        </w:rPr>
        <w:t xml:space="preserve">; in the centre we have </w:t>
      </w:r>
      <w:r w:rsidR="00D70EEB" w:rsidRPr="00D70EEB">
        <w:rPr>
          <w:rFonts w:eastAsia="Times New Roman"/>
          <w:i/>
          <w:color w:val="000000" w:themeColor="text1"/>
        </w:rPr>
        <w:t>designing and managing the process</w:t>
      </w:r>
      <w:r w:rsidR="00D70EEB">
        <w:rPr>
          <w:rFonts w:eastAsia="Times New Roman"/>
          <w:color w:val="000000" w:themeColor="text1"/>
        </w:rPr>
        <w:t xml:space="preserve"> of intervention; </w:t>
      </w:r>
      <w:r w:rsidR="00AF0979">
        <w:rPr>
          <w:rFonts w:eastAsia="Times New Roman"/>
          <w:color w:val="000000" w:themeColor="text1"/>
        </w:rPr>
        <w:t xml:space="preserve">and </w:t>
      </w:r>
      <w:r w:rsidR="00D70EEB">
        <w:rPr>
          <w:rFonts w:eastAsia="Times New Roman"/>
          <w:color w:val="000000" w:themeColor="text1"/>
        </w:rPr>
        <w:t>on the rig</w:t>
      </w:r>
      <w:r w:rsidR="00631DCF">
        <w:rPr>
          <w:rFonts w:eastAsia="Times New Roman"/>
          <w:color w:val="000000" w:themeColor="text1"/>
        </w:rPr>
        <w:t xml:space="preserve">ht we have </w:t>
      </w:r>
      <w:r w:rsidR="00631DCF" w:rsidRPr="00943ACB">
        <w:rPr>
          <w:rFonts w:eastAsia="Times New Roman"/>
          <w:i/>
          <w:color w:val="000000" w:themeColor="text1"/>
        </w:rPr>
        <w:t>appreciating context</w:t>
      </w:r>
      <w:r w:rsidR="00AF0979">
        <w:rPr>
          <w:rFonts w:eastAsia="Times New Roman"/>
          <w:color w:val="000000" w:themeColor="text1"/>
        </w:rPr>
        <w:t>,</w:t>
      </w:r>
      <w:r w:rsidR="00D70EEB">
        <w:rPr>
          <w:rFonts w:eastAsia="Times New Roman"/>
          <w:color w:val="000000" w:themeColor="text1"/>
        </w:rPr>
        <w:t xml:space="preserve"> </w:t>
      </w:r>
      <w:r w:rsidR="00AF0979">
        <w:rPr>
          <w:rFonts w:eastAsia="Times New Roman"/>
          <w:color w:val="000000" w:themeColor="text1"/>
        </w:rPr>
        <w:t xml:space="preserve">the inner context, </w:t>
      </w:r>
      <w:r w:rsidR="00D70EEB">
        <w:rPr>
          <w:rFonts w:eastAsia="Times New Roman"/>
          <w:color w:val="000000" w:themeColor="text1"/>
        </w:rPr>
        <w:t>the worki</w:t>
      </w:r>
      <w:r w:rsidR="00AF0979">
        <w:rPr>
          <w:rFonts w:eastAsia="Times New Roman"/>
          <w:color w:val="000000" w:themeColor="text1"/>
        </w:rPr>
        <w:t xml:space="preserve">ngs of the client organization, and the outer context, </w:t>
      </w:r>
      <w:r w:rsidR="007734B5">
        <w:rPr>
          <w:rFonts w:eastAsia="Times New Roman"/>
          <w:color w:val="000000" w:themeColor="text1"/>
        </w:rPr>
        <w:t xml:space="preserve">the </w:t>
      </w:r>
      <w:r w:rsidR="00D70EEB">
        <w:rPr>
          <w:rFonts w:eastAsia="Times New Roman"/>
          <w:color w:val="000000" w:themeColor="text1"/>
        </w:rPr>
        <w:t>social, polit</w:t>
      </w:r>
      <w:r w:rsidR="00AF0979">
        <w:rPr>
          <w:rFonts w:eastAsia="Times New Roman"/>
          <w:color w:val="000000" w:themeColor="text1"/>
        </w:rPr>
        <w:t>ical and commercial conditions</w:t>
      </w:r>
      <w:r w:rsidR="00D70EEB">
        <w:rPr>
          <w:rFonts w:eastAsia="Times New Roman"/>
          <w:color w:val="000000" w:themeColor="text1"/>
        </w:rPr>
        <w:t xml:space="preserve">. The </w:t>
      </w:r>
      <w:r w:rsidR="00D70EEB" w:rsidRPr="00D70EEB">
        <w:rPr>
          <w:rFonts w:eastAsia="Times New Roman"/>
          <w:i/>
          <w:color w:val="000000" w:themeColor="text1"/>
        </w:rPr>
        <w:t>craft skills</w:t>
      </w:r>
      <w:r w:rsidR="00C842EC">
        <w:rPr>
          <w:rFonts w:eastAsia="Times New Roman"/>
          <w:i/>
          <w:color w:val="000000" w:themeColor="text1"/>
        </w:rPr>
        <w:t>,</w:t>
      </w:r>
      <w:r w:rsidR="00D70EEB">
        <w:rPr>
          <w:rFonts w:eastAsia="Times New Roman"/>
          <w:color w:val="000000" w:themeColor="text1"/>
        </w:rPr>
        <w:t xml:space="preserve"> </w:t>
      </w:r>
      <w:r w:rsidR="007734B5">
        <w:rPr>
          <w:rFonts w:eastAsia="Times New Roman"/>
          <w:color w:val="000000" w:themeColor="text1"/>
        </w:rPr>
        <w:t>shown</w:t>
      </w:r>
      <w:r w:rsidR="00E1715B">
        <w:rPr>
          <w:rFonts w:eastAsia="Times New Roman"/>
          <w:color w:val="000000" w:themeColor="text1"/>
        </w:rPr>
        <w:t xml:space="preserve"> top left</w:t>
      </w:r>
      <w:r w:rsidR="00C842EC">
        <w:rPr>
          <w:rFonts w:eastAsia="Times New Roman"/>
          <w:color w:val="000000" w:themeColor="text1"/>
        </w:rPr>
        <w:t>,</w:t>
      </w:r>
      <w:r w:rsidR="00E1715B">
        <w:rPr>
          <w:rFonts w:eastAsia="Times New Roman"/>
          <w:color w:val="000000" w:themeColor="text1"/>
        </w:rPr>
        <w:t xml:space="preserve"> provide the glue</w:t>
      </w:r>
      <w:r w:rsidR="00563E8D">
        <w:rPr>
          <w:rFonts w:eastAsia="Times New Roman"/>
          <w:color w:val="000000" w:themeColor="text1"/>
        </w:rPr>
        <w:t xml:space="preserve"> that holds the project together</w:t>
      </w:r>
      <w:r w:rsidR="00E1715B">
        <w:rPr>
          <w:rFonts w:eastAsia="Times New Roman"/>
          <w:color w:val="000000" w:themeColor="text1"/>
        </w:rPr>
        <w:t>,</w:t>
      </w:r>
      <w:r w:rsidR="00D70EEB">
        <w:rPr>
          <w:rFonts w:eastAsia="Times New Roman"/>
          <w:color w:val="000000" w:themeColor="text1"/>
        </w:rPr>
        <w:t xml:space="preserve"> the </w:t>
      </w:r>
      <w:r w:rsidR="00D70EEB" w:rsidRPr="00D70EEB">
        <w:rPr>
          <w:rFonts w:eastAsia="Times New Roman"/>
          <w:i/>
          <w:color w:val="000000" w:themeColor="text1"/>
        </w:rPr>
        <w:t>commercial envelope</w:t>
      </w:r>
      <w:r w:rsidR="00D70EEB">
        <w:rPr>
          <w:rFonts w:eastAsia="Times New Roman"/>
          <w:color w:val="000000" w:themeColor="text1"/>
        </w:rPr>
        <w:t xml:space="preserve"> provides the framework within which the consultants must operate</w:t>
      </w:r>
      <w:r w:rsidR="00E1715B">
        <w:rPr>
          <w:rFonts w:eastAsia="Times New Roman"/>
          <w:color w:val="000000" w:themeColor="text1"/>
        </w:rPr>
        <w:t xml:space="preserve">, and </w:t>
      </w:r>
      <w:r w:rsidR="00594C22">
        <w:rPr>
          <w:rFonts w:eastAsia="Times New Roman"/>
          <w:color w:val="000000" w:themeColor="text1"/>
        </w:rPr>
        <w:t xml:space="preserve">the question of </w:t>
      </w:r>
      <w:r w:rsidR="00E1715B" w:rsidRPr="00AF0979">
        <w:rPr>
          <w:rFonts w:eastAsia="Times New Roman"/>
          <w:i/>
          <w:color w:val="000000" w:themeColor="text1"/>
        </w:rPr>
        <w:t>ethics</w:t>
      </w:r>
      <w:r w:rsidR="00E1715B">
        <w:rPr>
          <w:rFonts w:eastAsia="Times New Roman"/>
          <w:color w:val="000000" w:themeColor="text1"/>
        </w:rPr>
        <w:t xml:space="preserve"> is all pervasive</w:t>
      </w:r>
      <w:r w:rsidR="00D70EEB">
        <w:rPr>
          <w:rFonts w:eastAsia="Times New Roman"/>
          <w:color w:val="000000" w:themeColor="text1"/>
        </w:rPr>
        <w:t xml:space="preserve">. </w:t>
      </w:r>
    </w:p>
    <w:p w14:paraId="3B9FFBAC" w14:textId="77777777" w:rsidR="00D70EEB" w:rsidRDefault="00D70EEB" w:rsidP="00BB7CC0">
      <w:pPr>
        <w:rPr>
          <w:rFonts w:eastAsia="Times New Roman"/>
          <w:color w:val="000000" w:themeColor="text1"/>
        </w:rPr>
      </w:pPr>
    </w:p>
    <w:p w14:paraId="05350726" w14:textId="3EAF23C1" w:rsidR="00516D66" w:rsidRDefault="00D70EEB" w:rsidP="00BB7CC0">
      <w:pPr>
        <w:rPr>
          <w:rFonts w:eastAsia="Times New Roman"/>
          <w:color w:val="000000" w:themeColor="text1"/>
        </w:rPr>
      </w:pPr>
      <w:r>
        <w:rPr>
          <w:rFonts w:eastAsia="Times New Roman"/>
          <w:color w:val="000000" w:themeColor="text1"/>
        </w:rPr>
        <w:t xml:space="preserve">It is important to </w:t>
      </w:r>
      <w:r w:rsidR="001E4A15">
        <w:rPr>
          <w:rFonts w:eastAsia="Times New Roman"/>
          <w:color w:val="000000" w:themeColor="text1"/>
        </w:rPr>
        <w:t>recognise</w:t>
      </w:r>
      <w:r w:rsidR="00240AC7">
        <w:rPr>
          <w:rFonts w:eastAsia="Times New Roman"/>
          <w:color w:val="000000" w:themeColor="text1"/>
        </w:rPr>
        <w:t xml:space="preserve"> that </w:t>
      </w:r>
      <w:r w:rsidR="00836923">
        <w:rPr>
          <w:rFonts w:eastAsia="Times New Roman"/>
          <w:color w:val="000000" w:themeColor="text1"/>
        </w:rPr>
        <w:t xml:space="preserve">the design and operation of </w:t>
      </w:r>
      <w:r w:rsidR="00240AC7">
        <w:rPr>
          <w:rFonts w:eastAsia="Times New Roman"/>
          <w:color w:val="000000" w:themeColor="text1"/>
        </w:rPr>
        <w:t>any project also depends on the</w:t>
      </w:r>
      <w:r w:rsidR="00516D66">
        <w:rPr>
          <w:rFonts w:eastAsia="Times New Roman"/>
          <w:color w:val="000000" w:themeColor="text1"/>
        </w:rPr>
        <w:t xml:space="preserve"> competences </w:t>
      </w:r>
      <w:r w:rsidR="00240AC7">
        <w:rPr>
          <w:rFonts w:eastAsia="Times New Roman"/>
          <w:color w:val="000000" w:themeColor="text1"/>
        </w:rPr>
        <w:t>of the client</w:t>
      </w:r>
      <w:r w:rsidR="00516D66">
        <w:rPr>
          <w:rFonts w:eastAsia="Times New Roman"/>
          <w:color w:val="000000" w:themeColor="text1"/>
        </w:rPr>
        <w:t>. Furthermore</w:t>
      </w:r>
      <w:r w:rsidR="007B2385">
        <w:rPr>
          <w:rFonts w:eastAsia="Times New Roman"/>
          <w:color w:val="000000" w:themeColor="text1"/>
        </w:rPr>
        <w:t>, a</w:t>
      </w:r>
      <w:r w:rsidR="00516D66">
        <w:rPr>
          <w:rFonts w:eastAsia="Times New Roman"/>
          <w:color w:val="000000" w:themeColor="text1"/>
        </w:rPr>
        <w:t>dvantage can be taken of the experience and opinions of other members of the client organization, perhaps also other stakeholders, and sometimes an outside expert or two. The</w:t>
      </w:r>
      <w:r w:rsidR="00C038DC">
        <w:rPr>
          <w:rFonts w:eastAsia="Times New Roman"/>
          <w:color w:val="000000" w:themeColor="text1"/>
        </w:rPr>
        <w:t xml:space="preserve"> relationship with the client, the</w:t>
      </w:r>
      <w:r w:rsidR="00516D66">
        <w:rPr>
          <w:rFonts w:eastAsia="Times New Roman"/>
          <w:color w:val="000000" w:themeColor="text1"/>
        </w:rPr>
        <w:t xml:space="preserve"> key </w:t>
      </w:r>
      <w:r w:rsidR="00516D66" w:rsidRPr="00E84907">
        <w:rPr>
          <w:rFonts w:eastAsia="Times New Roman"/>
          <w:color w:val="000000" w:themeColor="text1"/>
        </w:rPr>
        <w:t>relationship in any OR intervention</w:t>
      </w:r>
      <w:r w:rsidR="00C038DC">
        <w:rPr>
          <w:rFonts w:eastAsia="Times New Roman"/>
          <w:color w:val="000000" w:themeColor="text1"/>
        </w:rPr>
        <w:t>,</w:t>
      </w:r>
      <w:r w:rsidR="00516D66" w:rsidRPr="00E84907">
        <w:rPr>
          <w:rFonts w:eastAsia="Times New Roman"/>
          <w:color w:val="000000" w:themeColor="text1"/>
        </w:rPr>
        <w:t xml:space="preserve"> </w:t>
      </w:r>
      <w:r w:rsidR="00516D66">
        <w:rPr>
          <w:rFonts w:eastAsia="Times New Roman"/>
          <w:color w:val="000000" w:themeColor="text1"/>
        </w:rPr>
        <w:t>will be bui</w:t>
      </w:r>
      <w:r w:rsidR="00C038DC">
        <w:rPr>
          <w:rFonts w:eastAsia="Times New Roman"/>
          <w:color w:val="000000" w:themeColor="text1"/>
        </w:rPr>
        <w:t xml:space="preserve">lt on the basis of </w:t>
      </w:r>
      <w:r w:rsidR="00516D66">
        <w:rPr>
          <w:rFonts w:eastAsia="Times New Roman"/>
          <w:color w:val="000000" w:themeColor="text1"/>
        </w:rPr>
        <w:t xml:space="preserve">personal psychological dispositions, expertise, ability to get things done, past experiences, and </w:t>
      </w:r>
      <w:r w:rsidR="001634EA">
        <w:rPr>
          <w:rFonts w:eastAsia="Times New Roman"/>
          <w:color w:val="000000" w:themeColor="text1"/>
        </w:rPr>
        <w:t xml:space="preserve">current </w:t>
      </w:r>
      <w:r w:rsidR="00516D66">
        <w:rPr>
          <w:rFonts w:eastAsia="Times New Roman"/>
          <w:color w:val="000000" w:themeColor="text1"/>
        </w:rPr>
        <w:t>expec</w:t>
      </w:r>
      <w:r w:rsidR="00C038DC">
        <w:rPr>
          <w:rFonts w:eastAsia="Times New Roman"/>
          <w:color w:val="000000" w:themeColor="text1"/>
        </w:rPr>
        <w:t>tations</w:t>
      </w:r>
      <w:r w:rsidR="00516D66">
        <w:rPr>
          <w:rFonts w:eastAsia="Times New Roman"/>
          <w:color w:val="000000" w:themeColor="text1"/>
        </w:rPr>
        <w:t xml:space="preserve">. Whereas the personal relationship </w:t>
      </w:r>
      <w:r w:rsidR="001634EA">
        <w:rPr>
          <w:rFonts w:eastAsia="Times New Roman"/>
          <w:color w:val="000000" w:themeColor="text1"/>
        </w:rPr>
        <w:t xml:space="preserve">between the two parties </w:t>
      </w:r>
      <w:r w:rsidR="00516D66">
        <w:rPr>
          <w:rFonts w:eastAsia="Times New Roman"/>
          <w:color w:val="000000" w:themeColor="text1"/>
        </w:rPr>
        <w:t>may b</w:t>
      </w:r>
      <w:r w:rsidR="00C038DC">
        <w:rPr>
          <w:rFonts w:eastAsia="Times New Roman"/>
          <w:color w:val="000000" w:themeColor="text1"/>
        </w:rPr>
        <w:t>e built</w:t>
      </w:r>
      <w:r w:rsidR="00516D66">
        <w:rPr>
          <w:rFonts w:eastAsia="Times New Roman"/>
          <w:color w:val="000000" w:themeColor="text1"/>
        </w:rPr>
        <w:t xml:space="preserve"> on a meeting of minds, the commercial value of the relationship depends on the exploi</w:t>
      </w:r>
      <w:r w:rsidR="00563E8D">
        <w:rPr>
          <w:rFonts w:eastAsia="Times New Roman"/>
          <w:color w:val="000000" w:themeColor="text1"/>
        </w:rPr>
        <w:t>tation</w:t>
      </w:r>
      <w:r w:rsidR="00516D66">
        <w:rPr>
          <w:rFonts w:eastAsia="Times New Roman"/>
          <w:color w:val="000000" w:themeColor="text1"/>
        </w:rPr>
        <w:t xml:space="preserve"> of the </w:t>
      </w:r>
      <w:r w:rsidR="00516D66" w:rsidRPr="00B703AC">
        <w:rPr>
          <w:rFonts w:eastAsia="Times New Roman"/>
          <w:i/>
          <w:color w:val="000000" w:themeColor="text1"/>
        </w:rPr>
        <w:t>asymmetries</w:t>
      </w:r>
      <w:r w:rsidR="00C038DC">
        <w:rPr>
          <w:rFonts w:eastAsia="Times New Roman"/>
          <w:i/>
          <w:color w:val="000000" w:themeColor="text1"/>
        </w:rPr>
        <w:t xml:space="preserve"> </w:t>
      </w:r>
      <w:r w:rsidR="00C038DC" w:rsidRPr="00C038DC">
        <w:rPr>
          <w:rFonts w:eastAsia="Times New Roman"/>
          <w:color w:val="000000" w:themeColor="text1"/>
        </w:rPr>
        <w:t xml:space="preserve">between </w:t>
      </w:r>
      <w:r w:rsidR="00C038DC" w:rsidRPr="00C038DC">
        <w:rPr>
          <w:rFonts w:eastAsia="Times New Roman"/>
          <w:color w:val="000000" w:themeColor="text1"/>
        </w:rPr>
        <w:lastRenderedPageBreak/>
        <w:t>consultant and client</w:t>
      </w:r>
      <w:r w:rsidR="00631DCF">
        <w:rPr>
          <w:rFonts w:eastAsia="Times New Roman"/>
          <w:color w:val="000000" w:themeColor="text1"/>
        </w:rPr>
        <w:t>; i</w:t>
      </w:r>
      <w:r w:rsidR="00C038DC">
        <w:rPr>
          <w:rFonts w:eastAsia="Times New Roman"/>
          <w:color w:val="000000" w:themeColor="text1"/>
        </w:rPr>
        <w:t>n the case of OR it is usually</w:t>
      </w:r>
      <w:r w:rsidR="00516D66">
        <w:rPr>
          <w:rFonts w:eastAsia="Times New Roman"/>
          <w:color w:val="000000" w:themeColor="text1"/>
        </w:rPr>
        <w:t xml:space="preserve"> the technical expertise </w:t>
      </w:r>
      <w:r w:rsidR="00B703AC">
        <w:rPr>
          <w:rFonts w:eastAsia="Times New Roman"/>
          <w:color w:val="000000" w:themeColor="text1"/>
        </w:rPr>
        <w:t xml:space="preserve">and logical approach </w:t>
      </w:r>
      <w:r w:rsidR="00516D66">
        <w:rPr>
          <w:rFonts w:eastAsia="Times New Roman"/>
          <w:color w:val="000000" w:themeColor="text1"/>
        </w:rPr>
        <w:t xml:space="preserve">of the </w:t>
      </w:r>
      <w:r w:rsidR="005B0734">
        <w:rPr>
          <w:rFonts w:eastAsia="Times New Roman"/>
          <w:color w:val="000000" w:themeColor="text1"/>
        </w:rPr>
        <w:t xml:space="preserve">OR </w:t>
      </w:r>
      <w:r w:rsidR="00516D66">
        <w:rPr>
          <w:rFonts w:eastAsia="Times New Roman"/>
          <w:color w:val="000000" w:themeColor="text1"/>
        </w:rPr>
        <w:t>consultant</w:t>
      </w:r>
      <w:r w:rsidR="00C038DC">
        <w:rPr>
          <w:rFonts w:eastAsia="Times New Roman"/>
          <w:color w:val="000000" w:themeColor="text1"/>
        </w:rPr>
        <w:t xml:space="preserve"> that is sought</w:t>
      </w:r>
      <w:r w:rsidR="005B0734">
        <w:rPr>
          <w:rFonts w:eastAsia="Times New Roman"/>
          <w:color w:val="000000" w:themeColor="text1"/>
        </w:rPr>
        <w:t>.</w:t>
      </w:r>
    </w:p>
    <w:p w14:paraId="0DE24F01" w14:textId="77777777" w:rsidR="005B0734" w:rsidRDefault="005B0734" w:rsidP="00BB7CC0">
      <w:pPr>
        <w:rPr>
          <w:rFonts w:eastAsia="Times New Roman"/>
          <w:color w:val="000000" w:themeColor="text1"/>
        </w:rPr>
      </w:pPr>
    </w:p>
    <w:p w14:paraId="184AD424" w14:textId="4AFF2865" w:rsidR="005B0734" w:rsidRPr="00E84907" w:rsidRDefault="00C038DC" w:rsidP="005B0734">
      <w:pPr>
        <w:rPr>
          <w:rFonts w:eastAsia="Times New Roman"/>
          <w:b/>
          <w:color w:val="000000" w:themeColor="text1"/>
        </w:rPr>
      </w:pPr>
      <w:r>
        <w:rPr>
          <w:rFonts w:eastAsia="Times New Roman"/>
          <w:b/>
          <w:color w:val="000000" w:themeColor="text1"/>
        </w:rPr>
        <w:t xml:space="preserve">The contribution of OR: </w:t>
      </w:r>
      <w:r w:rsidR="005B0734" w:rsidRPr="00E84907">
        <w:rPr>
          <w:rFonts w:eastAsia="Times New Roman"/>
          <w:b/>
          <w:color w:val="000000" w:themeColor="text1"/>
        </w:rPr>
        <w:t>OR practice as logical argumentation</w:t>
      </w:r>
    </w:p>
    <w:p w14:paraId="09B92C71" w14:textId="77777777" w:rsidR="005B0734" w:rsidRDefault="005B0734" w:rsidP="005B0734">
      <w:pPr>
        <w:rPr>
          <w:rFonts w:eastAsia="Times New Roman"/>
          <w:color w:val="000000" w:themeColor="text1"/>
        </w:rPr>
      </w:pPr>
    </w:p>
    <w:p w14:paraId="1FEAA9D8" w14:textId="6630F9E5" w:rsidR="005B0734" w:rsidRDefault="005B0734" w:rsidP="005B0734">
      <w:pPr>
        <w:rPr>
          <w:rFonts w:eastAsia="Times New Roman"/>
          <w:color w:val="000000" w:themeColor="text1"/>
        </w:rPr>
      </w:pPr>
      <w:r>
        <w:rPr>
          <w:rFonts w:eastAsia="Times New Roman"/>
          <w:color w:val="000000" w:themeColor="text1"/>
        </w:rPr>
        <w:t xml:space="preserve">Over the years </w:t>
      </w:r>
      <w:r w:rsidR="001634EA">
        <w:rPr>
          <w:rFonts w:eastAsia="Times New Roman"/>
          <w:color w:val="000000" w:themeColor="text1"/>
        </w:rPr>
        <w:t>there has been much debate with</w:t>
      </w:r>
      <w:r>
        <w:rPr>
          <w:rFonts w:eastAsia="Times New Roman"/>
          <w:color w:val="000000" w:themeColor="text1"/>
        </w:rPr>
        <w:t xml:space="preserve">in the UK OR community about the definition of OR. </w:t>
      </w:r>
      <w:r w:rsidR="00A3560E">
        <w:rPr>
          <w:rFonts w:eastAsia="Times New Roman"/>
          <w:color w:val="000000" w:themeColor="text1"/>
        </w:rPr>
        <w:t xml:space="preserve">Here </w:t>
      </w:r>
      <w:r>
        <w:rPr>
          <w:rFonts w:eastAsia="Times New Roman"/>
          <w:color w:val="000000" w:themeColor="text1"/>
        </w:rPr>
        <w:t>I am simply going to assert that t</w:t>
      </w:r>
      <w:r w:rsidRPr="00E84907">
        <w:rPr>
          <w:rFonts w:eastAsia="Times New Roman"/>
          <w:color w:val="000000" w:themeColor="text1"/>
        </w:rPr>
        <w:t>he fundamental contribution of OR practice</w:t>
      </w:r>
      <w:r>
        <w:rPr>
          <w:rFonts w:eastAsia="Times New Roman"/>
          <w:color w:val="000000" w:themeColor="text1"/>
        </w:rPr>
        <w:t xml:space="preserve"> is to develop arguments for clients; arguments that are creative, logical, fact based, warranted and persuasive</w:t>
      </w:r>
      <w:r w:rsidR="00AF0979">
        <w:rPr>
          <w:rFonts w:eastAsia="Times New Roman"/>
          <w:color w:val="000000" w:themeColor="text1"/>
        </w:rPr>
        <w:t xml:space="preserve"> (Ormerod, 2018)</w:t>
      </w:r>
      <w:r>
        <w:rPr>
          <w:rFonts w:eastAsia="Times New Roman"/>
          <w:color w:val="000000" w:themeColor="text1"/>
        </w:rPr>
        <w:t>. In all these aspects logicians, ancient and modern, have had something,</w:t>
      </w:r>
      <w:r w:rsidRPr="00191153">
        <w:rPr>
          <w:rFonts w:eastAsia="Times New Roman"/>
          <w:color w:val="000000" w:themeColor="text1"/>
        </w:rPr>
        <w:t xml:space="preserve"> </w:t>
      </w:r>
      <w:r>
        <w:rPr>
          <w:rFonts w:eastAsia="Times New Roman"/>
          <w:color w:val="000000" w:themeColor="text1"/>
        </w:rPr>
        <w:t>actually rather a lot, to say. How can OR</w:t>
      </w:r>
      <w:r w:rsidR="001634EA">
        <w:rPr>
          <w:rFonts w:eastAsia="Times New Roman"/>
          <w:color w:val="000000" w:themeColor="text1"/>
        </w:rPr>
        <w:t xml:space="preserve"> be viewed in terms of logic</w:t>
      </w:r>
      <w:r>
        <w:rPr>
          <w:rFonts w:eastAsia="Times New Roman"/>
          <w:color w:val="000000" w:themeColor="text1"/>
        </w:rPr>
        <w:t xml:space="preserve">? </w:t>
      </w:r>
      <w:r w:rsidR="00563E8D">
        <w:rPr>
          <w:rFonts w:eastAsia="Times New Roman"/>
          <w:color w:val="000000" w:themeColor="text1"/>
        </w:rPr>
        <w:t>Let us</w:t>
      </w:r>
      <w:r>
        <w:rPr>
          <w:rFonts w:eastAsia="Times New Roman"/>
          <w:color w:val="000000" w:themeColor="text1"/>
        </w:rPr>
        <w:t xml:space="preserve"> return to the depiction of mathematical models in Figure 2. The box in the middle represents a computer algorithm design</w:t>
      </w:r>
      <w:r w:rsidR="00CD2681">
        <w:rPr>
          <w:rFonts w:eastAsia="Times New Roman"/>
          <w:color w:val="000000" w:themeColor="text1"/>
        </w:rPr>
        <w:t>ed</w:t>
      </w:r>
      <w:r>
        <w:rPr>
          <w:rFonts w:eastAsia="Times New Roman"/>
          <w:color w:val="000000" w:themeColor="text1"/>
        </w:rPr>
        <w:t xml:space="preserve"> to solve mathematically defined problems. The algorithm, the central analytic core of the model, uses </w:t>
      </w:r>
      <w:r w:rsidRPr="00A3560E">
        <w:rPr>
          <w:rFonts w:eastAsia="Times New Roman"/>
          <w:i/>
          <w:color w:val="000000" w:themeColor="text1"/>
        </w:rPr>
        <w:t>deductive logic</w:t>
      </w:r>
      <w:r w:rsidR="00A3560E" w:rsidRPr="00A3560E">
        <w:rPr>
          <w:rFonts w:eastAsia="Times New Roman"/>
          <w:color w:val="000000" w:themeColor="text1"/>
        </w:rPr>
        <w:t xml:space="preserve"> to draw conclusions</w:t>
      </w:r>
      <w:r w:rsidR="00C852D5" w:rsidRPr="00A3560E">
        <w:rPr>
          <w:rFonts w:eastAsia="Times New Roman"/>
          <w:color w:val="000000" w:themeColor="text1"/>
        </w:rPr>
        <w:t>.</w:t>
      </w:r>
      <w:r w:rsidR="00C852D5">
        <w:rPr>
          <w:rFonts w:eastAsia="Times New Roman"/>
          <w:color w:val="000000" w:themeColor="text1"/>
        </w:rPr>
        <w:t xml:space="preserve"> </w:t>
      </w:r>
      <w:r w:rsidR="008A4E5D">
        <w:rPr>
          <w:rFonts w:eastAsia="Times New Roman"/>
          <w:color w:val="000000" w:themeColor="text1"/>
        </w:rPr>
        <w:t xml:space="preserve">Deductive logic is the gold standard of argumentation: given a set of premises, the implications can be deduced with certainty. </w:t>
      </w:r>
      <w:r w:rsidRPr="009A649F">
        <w:rPr>
          <w:rFonts w:eastAsia="Times New Roman"/>
          <w:color w:val="000000" w:themeColor="text1"/>
        </w:rPr>
        <w:t xml:space="preserve"> </w:t>
      </w:r>
      <w:r w:rsidR="008A4E5D">
        <w:rPr>
          <w:rFonts w:eastAsia="Times New Roman"/>
          <w:color w:val="000000" w:themeColor="text1"/>
        </w:rPr>
        <w:t>But the premises themselves,</w:t>
      </w:r>
      <w:r>
        <w:rPr>
          <w:rFonts w:eastAsia="Times New Roman"/>
          <w:color w:val="000000" w:themeColor="text1"/>
        </w:rPr>
        <w:t xml:space="preserve"> the constraints, the analytical a</w:t>
      </w:r>
      <w:r w:rsidR="008A4E5D">
        <w:rPr>
          <w:rFonts w:eastAsia="Times New Roman"/>
          <w:color w:val="000000" w:themeColor="text1"/>
        </w:rPr>
        <w:t xml:space="preserve">ssumptions and the goals, </w:t>
      </w:r>
      <w:r>
        <w:rPr>
          <w:rFonts w:eastAsia="Times New Roman"/>
          <w:color w:val="000000" w:themeColor="text1"/>
        </w:rPr>
        <w:t>introduce simplification</w:t>
      </w:r>
      <w:r w:rsidR="008A4E5D">
        <w:rPr>
          <w:rFonts w:eastAsia="Times New Roman"/>
          <w:color w:val="000000" w:themeColor="text1"/>
        </w:rPr>
        <w:t>s, approximations and estimates; they</w:t>
      </w:r>
      <w:r>
        <w:rPr>
          <w:rFonts w:eastAsia="Times New Roman"/>
          <w:color w:val="000000" w:themeColor="text1"/>
        </w:rPr>
        <w:t xml:space="preserve"> are sources of unc</w:t>
      </w:r>
      <w:r w:rsidR="008A4E5D">
        <w:rPr>
          <w:rFonts w:eastAsia="Times New Roman"/>
          <w:color w:val="000000" w:themeColor="text1"/>
        </w:rPr>
        <w:t xml:space="preserve">ertainty. However, we can </w:t>
      </w:r>
      <w:r>
        <w:rPr>
          <w:rFonts w:eastAsia="Times New Roman"/>
          <w:color w:val="000000" w:themeColor="text1"/>
        </w:rPr>
        <w:t>represent all these uncertainties in the language o</w:t>
      </w:r>
      <w:r w:rsidR="008A4E5D">
        <w:rPr>
          <w:rFonts w:eastAsia="Times New Roman"/>
          <w:color w:val="000000" w:themeColor="text1"/>
        </w:rPr>
        <w:t xml:space="preserve">f </w:t>
      </w:r>
      <w:r>
        <w:rPr>
          <w:rFonts w:eastAsia="Times New Roman"/>
          <w:color w:val="000000" w:themeColor="text1"/>
        </w:rPr>
        <w:t xml:space="preserve">logic. The type of logic that addresses these issues is called </w:t>
      </w:r>
      <w:r w:rsidRPr="009A649F">
        <w:rPr>
          <w:rFonts w:eastAsia="Times New Roman"/>
          <w:i/>
          <w:color w:val="000000" w:themeColor="text1"/>
        </w:rPr>
        <w:t>modal logic</w:t>
      </w:r>
      <w:r>
        <w:rPr>
          <w:rFonts w:eastAsia="Times New Roman"/>
          <w:color w:val="000000" w:themeColor="text1"/>
        </w:rPr>
        <w:t>. Thus deductive and modal logic together can be used to represent all aspects of our OR models.</w:t>
      </w:r>
    </w:p>
    <w:p w14:paraId="08827F31" w14:textId="77777777" w:rsidR="005B0734" w:rsidRDefault="005B0734" w:rsidP="005B0734">
      <w:pPr>
        <w:rPr>
          <w:rFonts w:eastAsia="Times New Roman"/>
          <w:color w:val="000000" w:themeColor="text1"/>
        </w:rPr>
      </w:pPr>
    </w:p>
    <w:p w14:paraId="1156255D" w14:textId="7D9E8908" w:rsidR="005B0734" w:rsidRDefault="005B0734" w:rsidP="005B0734">
      <w:pPr>
        <w:rPr>
          <w:rFonts w:eastAsia="Times New Roman"/>
          <w:color w:val="000000" w:themeColor="text1"/>
        </w:rPr>
      </w:pPr>
      <w:r>
        <w:rPr>
          <w:rFonts w:eastAsia="Times New Roman"/>
          <w:color w:val="000000" w:themeColor="text1"/>
        </w:rPr>
        <w:t xml:space="preserve">For many centuries, deductive logic has been at the centre of philosophical concerns and the ground is well trodden. Currently </w:t>
      </w:r>
      <w:r w:rsidR="001634EA">
        <w:rPr>
          <w:rFonts w:eastAsia="Times New Roman"/>
          <w:color w:val="000000" w:themeColor="text1"/>
        </w:rPr>
        <w:t>the emphasis is on the</w:t>
      </w:r>
      <w:r>
        <w:rPr>
          <w:rFonts w:eastAsia="Times New Roman"/>
          <w:color w:val="000000" w:themeColor="text1"/>
        </w:rPr>
        <w:t xml:space="preserve"> interdisciplinary development of modal logic</w:t>
      </w:r>
      <w:r w:rsidR="008A4E5D">
        <w:rPr>
          <w:rFonts w:eastAsia="Times New Roman"/>
          <w:color w:val="000000" w:themeColor="text1"/>
        </w:rPr>
        <w:t>. Those involved, philosophers, mathematicians</w:t>
      </w:r>
      <w:r>
        <w:rPr>
          <w:rFonts w:eastAsia="Times New Roman"/>
          <w:color w:val="000000" w:themeColor="text1"/>
        </w:rPr>
        <w:t>, comput</w:t>
      </w:r>
      <w:r w:rsidR="001634EA">
        <w:rPr>
          <w:rFonts w:eastAsia="Times New Roman"/>
          <w:color w:val="000000" w:themeColor="text1"/>
        </w:rPr>
        <w:t>er scientists and AI</w:t>
      </w:r>
      <w:r w:rsidR="008A4E5D">
        <w:rPr>
          <w:rFonts w:eastAsia="Times New Roman"/>
          <w:color w:val="000000" w:themeColor="text1"/>
        </w:rPr>
        <w:t xml:space="preserve"> developers </w:t>
      </w:r>
      <w:r w:rsidR="00496B34">
        <w:rPr>
          <w:rFonts w:eastAsia="Times New Roman"/>
          <w:color w:val="000000" w:themeColor="text1"/>
        </w:rPr>
        <w:t>attempt to devise</w:t>
      </w:r>
      <w:r>
        <w:rPr>
          <w:rFonts w:eastAsia="Times New Roman"/>
          <w:color w:val="000000" w:themeColor="text1"/>
        </w:rPr>
        <w:t xml:space="preserve"> AI algorithms </w:t>
      </w:r>
      <w:r w:rsidR="00AF0979">
        <w:rPr>
          <w:rFonts w:eastAsia="Times New Roman"/>
          <w:color w:val="000000" w:themeColor="text1"/>
        </w:rPr>
        <w:t xml:space="preserve">based on logic </w:t>
      </w:r>
      <w:r>
        <w:rPr>
          <w:rFonts w:eastAsia="Times New Roman"/>
          <w:color w:val="000000" w:themeColor="text1"/>
        </w:rPr>
        <w:t>that mat</w:t>
      </w:r>
      <w:r w:rsidR="00496B34">
        <w:rPr>
          <w:rFonts w:eastAsia="Times New Roman"/>
          <w:color w:val="000000" w:themeColor="text1"/>
        </w:rPr>
        <w:t xml:space="preserve">ch or exceed human capabilities. To do this, it is necessary </w:t>
      </w:r>
      <w:r>
        <w:rPr>
          <w:rFonts w:eastAsia="Times New Roman"/>
          <w:color w:val="000000" w:themeColor="text1"/>
        </w:rPr>
        <w:t>to represent the way that humans deal</w:t>
      </w:r>
      <w:r w:rsidR="00496B34">
        <w:rPr>
          <w:rFonts w:eastAsia="Times New Roman"/>
          <w:color w:val="000000" w:themeColor="text1"/>
        </w:rPr>
        <w:t xml:space="preserve"> with problems of everyday life</w:t>
      </w:r>
      <w:r w:rsidR="00563E8D">
        <w:rPr>
          <w:rFonts w:eastAsia="Times New Roman"/>
          <w:color w:val="000000" w:themeColor="text1"/>
        </w:rPr>
        <w:t>,</w:t>
      </w:r>
      <w:r w:rsidR="00496B34">
        <w:rPr>
          <w:rFonts w:eastAsia="Times New Roman"/>
          <w:color w:val="000000" w:themeColor="text1"/>
        </w:rPr>
        <w:t xml:space="preserve"> including</w:t>
      </w:r>
      <w:r w:rsidR="00C07969">
        <w:rPr>
          <w:rFonts w:eastAsia="Times New Roman"/>
          <w:color w:val="000000" w:themeColor="text1"/>
        </w:rPr>
        <w:t xml:space="preserve"> </w:t>
      </w:r>
      <w:r>
        <w:rPr>
          <w:rFonts w:eastAsia="Times New Roman"/>
          <w:color w:val="000000" w:themeColor="text1"/>
        </w:rPr>
        <w:t>which actions to choose</w:t>
      </w:r>
      <w:r w:rsidR="00A3560E">
        <w:rPr>
          <w:rFonts w:eastAsia="Times New Roman"/>
          <w:color w:val="000000" w:themeColor="text1"/>
        </w:rPr>
        <w:t xml:space="preserve"> to do</w:t>
      </w:r>
      <w:r>
        <w:rPr>
          <w:rFonts w:eastAsia="Times New Roman"/>
          <w:color w:val="000000" w:themeColor="text1"/>
        </w:rPr>
        <w:t xml:space="preserve">, </w:t>
      </w:r>
      <w:r w:rsidR="00C07969">
        <w:rPr>
          <w:rFonts w:eastAsia="Times New Roman"/>
          <w:color w:val="000000" w:themeColor="text1"/>
        </w:rPr>
        <w:t xml:space="preserve">which to </w:t>
      </w:r>
      <w:r>
        <w:rPr>
          <w:rFonts w:eastAsia="Times New Roman"/>
          <w:color w:val="000000" w:themeColor="text1"/>
        </w:rPr>
        <w:t xml:space="preserve">prioritize, </w:t>
      </w:r>
      <w:r w:rsidR="00C07969">
        <w:rPr>
          <w:rFonts w:eastAsia="Times New Roman"/>
          <w:color w:val="000000" w:themeColor="text1"/>
        </w:rPr>
        <w:t xml:space="preserve">which to </w:t>
      </w:r>
      <w:r>
        <w:rPr>
          <w:rFonts w:eastAsia="Times New Roman"/>
          <w:color w:val="000000" w:themeColor="text1"/>
        </w:rPr>
        <w:t xml:space="preserve">discard, and </w:t>
      </w:r>
      <w:r w:rsidR="00C07969">
        <w:rPr>
          <w:rFonts w:eastAsia="Times New Roman"/>
          <w:color w:val="000000" w:themeColor="text1"/>
        </w:rPr>
        <w:t xml:space="preserve">which to </w:t>
      </w:r>
      <w:r>
        <w:rPr>
          <w:rFonts w:eastAsia="Times New Roman"/>
          <w:color w:val="000000" w:themeColor="text1"/>
        </w:rPr>
        <w:t>put off given the many uncertain</w:t>
      </w:r>
      <w:r w:rsidR="00496B34">
        <w:rPr>
          <w:rFonts w:eastAsia="Times New Roman"/>
          <w:color w:val="000000" w:themeColor="text1"/>
        </w:rPr>
        <w:t xml:space="preserve">ties involved; these are precisely the </w:t>
      </w:r>
      <w:r w:rsidR="00AF0979">
        <w:rPr>
          <w:rFonts w:eastAsia="Times New Roman"/>
          <w:color w:val="000000" w:themeColor="text1"/>
        </w:rPr>
        <w:t>questions</w:t>
      </w:r>
      <w:r w:rsidR="00496B34">
        <w:rPr>
          <w:rFonts w:eastAsia="Times New Roman"/>
          <w:color w:val="000000" w:themeColor="text1"/>
        </w:rPr>
        <w:t xml:space="preserve"> that OR addresses under the heading of decision analysis. </w:t>
      </w:r>
      <w:r>
        <w:rPr>
          <w:rFonts w:eastAsia="Times New Roman"/>
          <w:color w:val="000000" w:themeColor="text1"/>
        </w:rPr>
        <w:t xml:space="preserve">We now have </w:t>
      </w:r>
      <w:r w:rsidR="00C07969">
        <w:rPr>
          <w:rFonts w:eastAsia="Times New Roman"/>
          <w:color w:val="000000" w:themeColor="text1"/>
        </w:rPr>
        <w:t xml:space="preserve">available </w:t>
      </w:r>
      <w:r>
        <w:rPr>
          <w:rFonts w:eastAsia="Times New Roman"/>
          <w:color w:val="000000" w:themeColor="text1"/>
        </w:rPr>
        <w:t>an increasingly powerful way of representing our OR reasoning in logic and we have ever more powerful computers to calculate the consequences and draw conclusions; furthermore, we can logically defend and warrant the arguments derived from the modelling</w:t>
      </w:r>
      <w:r w:rsidR="00C07969">
        <w:rPr>
          <w:rFonts w:eastAsia="Times New Roman"/>
          <w:color w:val="000000" w:themeColor="text1"/>
        </w:rPr>
        <w:t>. This is depicted in Figure 4</w:t>
      </w:r>
      <w:r>
        <w:rPr>
          <w:rFonts w:eastAsia="Times New Roman"/>
          <w:color w:val="000000" w:themeColor="text1"/>
        </w:rPr>
        <w:t xml:space="preserve">, which shows that the logical, fact based and warranted aspects, the core of OR arguments, can be represented with the help of deductive and modal logic. That leaves the creative and persuasive aspects. On these, as indicated on the diagram, philosophy has something to say, but creativity and persuasion are not particularly logical activities and seem to call for the human touch. So it would seem that from a technical and logical point of view, AI can reasonably easily model our core OR reasoning but not everything. </w:t>
      </w:r>
    </w:p>
    <w:p w14:paraId="3030D1C7" w14:textId="77777777" w:rsidR="00643F30" w:rsidRPr="00E84907" w:rsidRDefault="00643F30" w:rsidP="004B733C">
      <w:pPr>
        <w:rPr>
          <w:rFonts w:eastAsia="Times New Roman"/>
          <w:color w:val="000000" w:themeColor="text1"/>
        </w:rPr>
      </w:pPr>
    </w:p>
    <w:p w14:paraId="29ADEEEC" w14:textId="02CDE548" w:rsidR="00B2744D" w:rsidRPr="00E84907" w:rsidRDefault="00B2744D" w:rsidP="004B733C">
      <w:pPr>
        <w:rPr>
          <w:rFonts w:eastAsia="Times New Roman"/>
          <w:b/>
          <w:color w:val="000000" w:themeColor="text1"/>
        </w:rPr>
      </w:pPr>
      <w:r w:rsidRPr="00E84907">
        <w:rPr>
          <w:rFonts w:eastAsia="Times New Roman"/>
          <w:b/>
          <w:color w:val="000000" w:themeColor="text1"/>
        </w:rPr>
        <w:t>The soc</w:t>
      </w:r>
      <w:r w:rsidR="003F6FF2">
        <w:rPr>
          <w:rFonts w:eastAsia="Times New Roman"/>
          <w:b/>
          <w:color w:val="000000" w:themeColor="text1"/>
        </w:rPr>
        <w:t>ia</w:t>
      </w:r>
      <w:r w:rsidR="00536370">
        <w:rPr>
          <w:rFonts w:eastAsia="Times New Roman"/>
          <w:b/>
          <w:color w:val="000000" w:themeColor="text1"/>
        </w:rPr>
        <w:t xml:space="preserve">l </w:t>
      </w:r>
      <w:r w:rsidR="003F6FF2">
        <w:rPr>
          <w:rFonts w:eastAsia="Times New Roman"/>
          <w:b/>
          <w:color w:val="000000" w:themeColor="text1"/>
        </w:rPr>
        <w:t>dynamics of OR interventions</w:t>
      </w:r>
    </w:p>
    <w:p w14:paraId="10B3A064" w14:textId="77777777" w:rsidR="00B2744D" w:rsidRDefault="00B2744D" w:rsidP="004B733C">
      <w:pPr>
        <w:rPr>
          <w:rFonts w:eastAsia="Times New Roman"/>
          <w:color w:val="000000" w:themeColor="text1"/>
        </w:rPr>
      </w:pPr>
    </w:p>
    <w:p w14:paraId="6FBB4251" w14:textId="15F5E920" w:rsidR="00B703AC" w:rsidRDefault="00496B34" w:rsidP="004B733C">
      <w:pPr>
        <w:rPr>
          <w:rFonts w:eastAsia="Times New Roman"/>
          <w:color w:val="000000" w:themeColor="text1"/>
        </w:rPr>
      </w:pPr>
      <w:r>
        <w:rPr>
          <w:rFonts w:eastAsia="Times New Roman"/>
          <w:color w:val="000000" w:themeColor="text1"/>
        </w:rPr>
        <w:t xml:space="preserve">The process of OR starts </w:t>
      </w:r>
      <w:r w:rsidR="0024646C">
        <w:rPr>
          <w:rFonts w:eastAsia="Times New Roman"/>
          <w:color w:val="000000" w:themeColor="text1"/>
        </w:rPr>
        <w:t>when</w:t>
      </w:r>
      <w:r>
        <w:rPr>
          <w:rFonts w:eastAsia="Times New Roman"/>
          <w:color w:val="000000" w:themeColor="text1"/>
        </w:rPr>
        <w:t xml:space="preserve"> </w:t>
      </w:r>
      <w:r w:rsidR="004633AE">
        <w:rPr>
          <w:rFonts w:eastAsia="Times New Roman"/>
          <w:color w:val="000000" w:themeColor="text1"/>
        </w:rPr>
        <w:t xml:space="preserve">a </w:t>
      </w:r>
      <w:r>
        <w:rPr>
          <w:rFonts w:eastAsia="Times New Roman"/>
          <w:color w:val="000000" w:themeColor="text1"/>
        </w:rPr>
        <w:t>p</w:t>
      </w:r>
      <w:r w:rsidR="004633AE">
        <w:rPr>
          <w:rFonts w:eastAsia="Times New Roman"/>
          <w:color w:val="000000" w:themeColor="text1"/>
        </w:rPr>
        <w:t>rospective client</w:t>
      </w:r>
      <w:r w:rsidR="0024646C">
        <w:rPr>
          <w:rFonts w:eastAsia="Times New Roman"/>
          <w:color w:val="000000" w:themeColor="text1"/>
        </w:rPr>
        <w:t xml:space="preserve"> </w:t>
      </w:r>
      <w:r w:rsidR="00627656">
        <w:rPr>
          <w:rFonts w:eastAsia="Times New Roman"/>
          <w:color w:val="000000" w:themeColor="text1"/>
        </w:rPr>
        <w:t>has some problem</w:t>
      </w:r>
      <w:r w:rsidR="00AF0979">
        <w:rPr>
          <w:rFonts w:eastAsia="Times New Roman"/>
          <w:color w:val="000000" w:themeColor="text1"/>
        </w:rPr>
        <w:t>s</w:t>
      </w:r>
      <w:r w:rsidR="00627656">
        <w:rPr>
          <w:rFonts w:eastAsia="Times New Roman"/>
          <w:color w:val="000000" w:themeColor="text1"/>
        </w:rPr>
        <w:t xml:space="preserve"> or issue</w:t>
      </w:r>
      <w:r w:rsidR="00AF0979">
        <w:rPr>
          <w:rFonts w:eastAsia="Times New Roman"/>
          <w:color w:val="000000" w:themeColor="text1"/>
        </w:rPr>
        <w:t>s</w:t>
      </w:r>
      <w:r w:rsidR="00627656">
        <w:rPr>
          <w:rFonts w:eastAsia="Times New Roman"/>
          <w:color w:val="000000" w:themeColor="text1"/>
        </w:rPr>
        <w:t xml:space="preserve"> in mind and </w:t>
      </w:r>
      <w:r w:rsidR="0024646C">
        <w:rPr>
          <w:rFonts w:eastAsia="Times New Roman"/>
          <w:color w:val="000000" w:themeColor="text1"/>
        </w:rPr>
        <w:t>explores</w:t>
      </w:r>
      <w:r w:rsidR="00766C81">
        <w:rPr>
          <w:rFonts w:eastAsia="Times New Roman"/>
          <w:color w:val="000000" w:themeColor="text1"/>
        </w:rPr>
        <w:t xml:space="preserve"> </w:t>
      </w:r>
      <w:r w:rsidR="00AF0979">
        <w:rPr>
          <w:rFonts w:eastAsia="Times New Roman"/>
          <w:color w:val="000000" w:themeColor="text1"/>
        </w:rPr>
        <w:t xml:space="preserve">them </w:t>
      </w:r>
      <w:r w:rsidR="0024646C">
        <w:rPr>
          <w:rFonts w:eastAsia="Times New Roman"/>
          <w:color w:val="000000" w:themeColor="text1"/>
        </w:rPr>
        <w:t xml:space="preserve">with an OR consultant </w:t>
      </w:r>
      <w:r w:rsidR="00AF0979">
        <w:rPr>
          <w:rFonts w:eastAsia="Times New Roman"/>
          <w:color w:val="000000" w:themeColor="text1"/>
        </w:rPr>
        <w:t xml:space="preserve">to determine </w:t>
      </w:r>
      <w:r>
        <w:rPr>
          <w:rFonts w:eastAsia="Times New Roman"/>
          <w:color w:val="000000" w:themeColor="text1"/>
        </w:rPr>
        <w:t>whether an OR</w:t>
      </w:r>
      <w:r w:rsidR="00766C81">
        <w:rPr>
          <w:rFonts w:eastAsia="Times New Roman"/>
          <w:color w:val="000000" w:themeColor="text1"/>
        </w:rPr>
        <w:t xml:space="preserve"> </w:t>
      </w:r>
      <w:r>
        <w:rPr>
          <w:rFonts w:eastAsia="Times New Roman"/>
          <w:color w:val="000000" w:themeColor="text1"/>
        </w:rPr>
        <w:t xml:space="preserve">approach could be </w:t>
      </w:r>
      <w:r w:rsidR="0024646C">
        <w:rPr>
          <w:rFonts w:eastAsia="Times New Roman"/>
          <w:color w:val="000000" w:themeColor="text1"/>
        </w:rPr>
        <w:t>helpful.</w:t>
      </w:r>
      <w:r w:rsidR="00766C81">
        <w:rPr>
          <w:rFonts w:eastAsia="Times New Roman"/>
          <w:color w:val="000000" w:themeColor="text1"/>
        </w:rPr>
        <w:t xml:space="preserve"> </w:t>
      </w:r>
      <w:r w:rsidR="00B703AC">
        <w:rPr>
          <w:rFonts w:eastAsia="Times New Roman"/>
          <w:color w:val="000000" w:themeColor="text1"/>
        </w:rPr>
        <w:t>As early conversation, exploration and neg</w:t>
      </w:r>
      <w:r>
        <w:rPr>
          <w:rFonts w:eastAsia="Times New Roman"/>
          <w:color w:val="000000" w:themeColor="text1"/>
        </w:rPr>
        <w:t>oti</w:t>
      </w:r>
      <w:r w:rsidR="00B703AC">
        <w:rPr>
          <w:rFonts w:eastAsia="Times New Roman"/>
          <w:color w:val="000000" w:themeColor="text1"/>
        </w:rPr>
        <w:t xml:space="preserve">ation proceed there will be an opportunity to build up trust. On the basis of </w:t>
      </w:r>
      <w:r w:rsidR="004633AE">
        <w:rPr>
          <w:rFonts w:eastAsia="Times New Roman"/>
          <w:color w:val="000000" w:themeColor="text1"/>
        </w:rPr>
        <w:t>the common understanding</w:t>
      </w:r>
      <w:r w:rsidR="00B703AC">
        <w:rPr>
          <w:rFonts w:eastAsia="Times New Roman"/>
          <w:color w:val="000000" w:themeColor="text1"/>
        </w:rPr>
        <w:t xml:space="preserve"> </w:t>
      </w:r>
      <w:r w:rsidR="00627656">
        <w:rPr>
          <w:rFonts w:eastAsia="Times New Roman"/>
          <w:color w:val="000000" w:themeColor="text1"/>
        </w:rPr>
        <w:t xml:space="preserve">and trust </w:t>
      </w:r>
      <w:r w:rsidR="00B703AC">
        <w:rPr>
          <w:rFonts w:eastAsia="Times New Roman"/>
          <w:color w:val="000000" w:themeColor="text1"/>
        </w:rPr>
        <w:t xml:space="preserve">achieved, both parties </w:t>
      </w:r>
      <w:r w:rsidR="00AF0979">
        <w:rPr>
          <w:rFonts w:eastAsia="Times New Roman"/>
          <w:color w:val="000000" w:themeColor="text1"/>
        </w:rPr>
        <w:t xml:space="preserve">may </w:t>
      </w:r>
      <w:r w:rsidR="00B703AC">
        <w:rPr>
          <w:rFonts w:eastAsia="Times New Roman"/>
          <w:color w:val="000000" w:themeColor="text1"/>
        </w:rPr>
        <w:t>gain the confidence to embark on a consulting project despite a</w:t>
      </w:r>
      <w:r w:rsidR="00AF0979">
        <w:rPr>
          <w:rFonts w:eastAsia="Times New Roman"/>
          <w:color w:val="000000" w:themeColor="text1"/>
        </w:rPr>
        <w:t>ll the uncertainties in estimating</w:t>
      </w:r>
      <w:r w:rsidR="00B703AC">
        <w:rPr>
          <w:rFonts w:eastAsia="Times New Roman"/>
          <w:color w:val="000000" w:themeColor="text1"/>
        </w:rPr>
        <w:t xml:space="preserve"> the effort </w:t>
      </w:r>
      <w:r w:rsidR="004633AE">
        <w:rPr>
          <w:rFonts w:eastAsia="Times New Roman"/>
          <w:color w:val="000000" w:themeColor="text1"/>
        </w:rPr>
        <w:t xml:space="preserve">that will </w:t>
      </w:r>
      <w:r w:rsidR="006C1EAB">
        <w:rPr>
          <w:rFonts w:eastAsia="Times New Roman"/>
          <w:color w:val="000000" w:themeColor="text1"/>
        </w:rPr>
        <w:t xml:space="preserve">be </w:t>
      </w:r>
      <w:r w:rsidR="00B703AC">
        <w:rPr>
          <w:rFonts w:eastAsia="Times New Roman"/>
          <w:color w:val="000000" w:themeColor="text1"/>
        </w:rPr>
        <w:t>requ</w:t>
      </w:r>
      <w:r w:rsidR="00AF0979">
        <w:rPr>
          <w:rFonts w:eastAsia="Times New Roman"/>
          <w:color w:val="000000" w:themeColor="text1"/>
        </w:rPr>
        <w:t>ired</w:t>
      </w:r>
      <w:r w:rsidR="00340285">
        <w:rPr>
          <w:rFonts w:eastAsia="Times New Roman"/>
          <w:color w:val="000000" w:themeColor="text1"/>
        </w:rPr>
        <w:t xml:space="preserve"> in the event</w:t>
      </w:r>
      <w:r w:rsidR="00AF0979">
        <w:rPr>
          <w:rFonts w:eastAsia="Times New Roman"/>
          <w:color w:val="000000" w:themeColor="text1"/>
        </w:rPr>
        <w:t xml:space="preserve"> and the </w:t>
      </w:r>
      <w:r w:rsidR="00893E3E">
        <w:rPr>
          <w:rFonts w:eastAsia="Times New Roman"/>
          <w:color w:val="000000" w:themeColor="text1"/>
        </w:rPr>
        <w:t>benefits that might</w:t>
      </w:r>
      <w:r w:rsidR="004633AE">
        <w:rPr>
          <w:rFonts w:eastAsia="Times New Roman"/>
          <w:color w:val="000000" w:themeColor="text1"/>
        </w:rPr>
        <w:t xml:space="preserve"> </w:t>
      </w:r>
      <w:r w:rsidR="00B703AC">
        <w:rPr>
          <w:rFonts w:eastAsia="Times New Roman"/>
          <w:color w:val="000000" w:themeColor="text1"/>
        </w:rPr>
        <w:t>be achieved. What is in evidence here is a social relationship bein</w:t>
      </w:r>
      <w:r w:rsidR="0044254A">
        <w:rPr>
          <w:rFonts w:eastAsia="Times New Roman"/>
          <w:color w:val="000000" w:themeColor="text1"/>
        </w:rPr>
        <w:t>g developed in a social setting to undertake a change that may well have unintended social consequences.</w:t>
      </w:r>
      <w:r w:rsidR="00044122">
        <w:rPr>
          <w:rFonts w:eastAsia="Times New Roman"/>
          <w:color w:val="000000" w:themeColor="text1"/>
        </w:rPr>
        <w:t xml:space="preserve"> </w:t>
      </w:r>
      <w:r w:rsidR="00AF0979">
        <w:rPr>
          <w:rFonts w:eastAsia="Times New Roman"/>
          <w:color w:val="000000" w:themeColor="text1"/>
        </w:rPr>
        <w:t xml:space="preserve">To understand the </w:t>
      </w:r>
      <w:r w:rsidR="00AF0979">
        <w:rPr>
          <w:rFonts w:eastAsia="Times New Roman"/>
          <w:color w:val="000000" w:themeColor="text1"/>
        </w:rPr>
        <w:lastRenderedPageBreak/>
        <w:t>impact of AI on OR</w:t>
      </w:r>
      <w:r w:rsidR="004633AE">
        <w:rPr>
          <w:rFonts w:eastAsia="Times New Roman"/>
          <w:color w:val="000000" w:themeColor="text1"/>
        </w:rPr>
        <w:t xml:space="preserve"> w</w:t>
      </w:r>
      <w:r w:rsidR="00044122">
        <w:rPr>
          <w:rFonts w:eastAsia="Times New Roman"/>
          <w:color w:val="000000" w:themeColor="text1"/>
        </w:rPr>
        <w:t xml:space="preserve">e need to understand the social </w:t>
      </w:r>
      <w:r w:rsidR="00A3560E">
        <w:rPr>
          <w:rFonts w:eastAsia="Times New Roman"/>
          <w:color w:val="000000" w:themeColor="text1"/>
        </w:rPr>
        <w:t>dynamics</w:t>
      </w:r>
      <w:r w:rsidR="00AF0979">
        <w:rPr>
          <w:rFonts w:eastAsia="Times New Roman"/>
          <w:color w:val="000000" w:themeColor="text1"/>
        </w:rPr>
        <w:t xml:space="preserve"> of the process of OR intervention</w:t>
      </w:r>
      <w:r w:rsidR="004633AE">
        <w:rPr>
          <w:rFonts w:eastAsia="Times New Roman"/>
          <w:color w:val="000000" w:themeColor="text1"/>
        </w:rPr>
        <w:t>.</w:t>
      </w:r>
      <w:r w:rsidR="00C07969">
        <w:rPr>
          <w:rFonts w:eastAsia="Times New Roman"/>
          <w:color w:val="000000" w:themeColor="text1"/>
        </w:rPr>
        <w:t xml:space="preserve"> </w:t>
      </w:r>
    </w:p>
    <w:p w14:paraId="20E4B256" w14:textId="77777777" w:rsidR="004633AE" w:rsidRPr="00E84907" w:rsidRDefault="004633AE" w:rsidP="004B733C">
      <w:pPr>
        <w:rPr>
          <w:rFonts w:eastAsia="Times New Roman"/>
          <w:color w:val="000000" w:themeColor="text1"/>
        </w:rPr>
      </w:pPr>
    </w:p>
    <w:p w14:paraId="29518F89" w14:textId="044BCB9D" w:rsidR="00B2744D" w:rsidRPr="00E84907" w:rsidRDefault="00B2744D" w:rsidP="004B733C">
      <w:pPr>
        <w:rPr>
          <w:rFonts w:eastAsia="Times New Roman"/>
          <w:color w:val="000000" w:themeColor="text1"/>
        </w:rPr>
      </w:pPr>
      <w:r w:rsidRPr="00E84907">
        <w:rPr>
          <w:rFonts w:eastAsia="Times New Roman"/>
          <w:color w:val="000000" w:themeColor="text1"/>
        </w:rPr>
        <w:t xml:space="preserve">The human </w:t>
      </w:r>
      <w:r w:rsidR="00340285">
        <w:rPr>
          <w:rFonts w:eastAsia="Times New Roman"/>
          <w:color w:val="000000" w:themeColor="text1"/>
        </w:rPr>
        <w:t>dynamics</w:t>
      </w:r>
      <w:r w:rsidRPr="00E84907">
        <w:rPr>
          <w:rFonts w:eastAsia="Times New Roman"/>
          <w:color w:val="000000" w:themeColor="text1"/>
        </w:rPr>
        <w:t xml:space="preserve"> of </w:t>
      </w:r>
      <w:r w:rsidR="00F93E08">
        <w:rPr>
          <w:rFonts w:eastAsia="Times New Roman"/>
          <w:color w:val="000000" w:themeColor="text1"/>
        </w:rPr>
        <w:t xml:space="preserve">a </w:t>
      </w:r>
      <w:r w:rsidR="00893E3E">
        <w:rPr>
          <w:rFonts w:eastAsia="Times New Roman"/>
          <w:color w:val="000000" w:themeColor="text1"/>
        </w:rPr>
        <w:t xml:space="preserve">consulting intervention </w:t>
      </w:r>
      <w:r w:rsidRPr="00E84907">
        <w:rPr>
          <w:rFonts w:eastAsia="Times New Roman"/>
          <w:color w:val="000000" w:themeColor="text1"/>
        </w:rPr>
        <w:t xml:space="preserve">can be approached via the academic discipline of sociology. </w:t>
      </w:r>
      <w:r w:rsidR="00F93E08">
        <w:rPr>
          <w:rFonts w:eastAsia="Times New Roman"/>
          <w:color w:val="000000" w:themeColor="text1"/>
        </w:rPr>
        <w:t>S</w:t>
      </w:r>
      <w:r w:rsidRPr="00E84907">
        <w:rPr>
          <w:rFonts w:eastAsia="Times New Roman"/>
          <w:color w:val="000000" w:themeColor="text1"/>
        </w:rPr>
        <w:t xml:space="preserve">ociology </w:t>
      </w:r>
      <w:r w:rsidR="0063741A">
        <w:rPr>
          <w:rFonts w:eastAsia="Times New Roman"/>
          <w:color w:val="000000" w:themeColor="text1"/>
        </w:rPr>
        <w:t xml:space="preserve">addresses issues </w:t>
      </w:r>
      <w:r w:rsidR="007F2CF5">
        <w:rPr>
          <w:rFonts w:eastAsia="Times New Roman"/>
          <w:color w:val="000000" w:themeColor="text1"/>
        </w:rPr>
        <w:t xml:space="preserve">across the whole range of human activities and delves deep into its philosophical, psychological and anthropological </w:t>
      </w:r>
      <w:r w:rsidR="00EC62C4">
        <w:rPr>
          <w:rFonts w:eastAsia="Times New Roman"/>
          <w:color w:val="000000" w:themeColor="text1"/>
        </w:rPr>
        <w:t>foundations</w:t>
      </w:r>
      <w:r w:rsidRPr="00E84907">
        <w:rPr>
          <w:rFonts w:eastAsia="Times New Roman"/>
          <w:color w:val="000000" w:themeColor="text1"/>
        </w:rPr>
        <w:t xml:space="preserve">. As C. Wright Mills </w:t>
      </w:r>
      <w:r w:rsidR="0047321B" w:rsidRPr="00E84907">
        <w:rPr>
          <w:rFonts w:eastAsia="Times New Roman"/>
          <w:color w:val="000000" w:themeColor="text1"/>
        </w:rPr>
        <w:t xml:space="preserve">(1959) </w:t>
      </w:r>
      <w:r w:rsidR="008A3AA6" w:rsidRPr="00E84907">
        <w:rPr>
          <w:rFonts w:eastAsia="Times New Roman"/>
          <w:color w:val="000000" w:themeColor="text1"/>
        </w:rPr>
        <w:t>put</w:t>
      </w:r>
      <w:r w:rsidRPr="00E84907">
        <w:rPr>
          <w:rFonts w:eastAsia="Times New Roman"/>
          <w:color w:val="000000" w:themeColor="text1"/>
        </w:rPr>
        <w:t xml:space="preserve"> it</w:t>
      </w:r>
      <w:r w:rsidR="0047321B" w:rsidRPr="00E84907">
        <w:rPr>
          <w:rFonts w:eastAsia="Times New Roman"/>
          <w:color w:val="000000" w:themeColor="text1"/>
        </w:rPr>
        <w:t>, the sociologist has to develop a sociological imagination, the ‘capacity to shift from one perspective to another – from the political to the psychological; from examination of a single family to comparative assessment of the national budgets of the world; from the theological school to the military establishment; from consideration of an oil industry to studies of contemporary poetry’ (p. 7).</w:t>
      </w:r>
      <w:r w:rsidR="009B3D6E" w:rsidRPr="00E84907">
        <w:rPr>
          <w:rFonts w:eastAsia="Times New Roman"/>
          <w:color w:val="000000" w:themeColor="text1"/>
        </w:rPr>
        <w:t xml:space="preserve"> </w:t>
      </w:r>
      <w:r w:rsidR="00D16790" w:rsidRPr="00E84907">
        <w:rPr>
          <w:rFonts w:eastAsia="Times New Roman"/>
          <w:color w:val="000000" w:themeColor="text1"/>
        </w:rPr>
        <w:t xml:space="preserve">An examination of </w:t>
      </w:r>
      <w:r w:rsidR="001D7633" w:rsidRPr="00E84907">
        <w:rPr>
          <w:rFonts w:eastAsia="Times New Roman"/>
          <w:color w:val="000000" w:themeColor="text1"/>
        </w:rPr>
        <w:t>t</w:t>
      </w:r>
      <w:r w:rsidR="009B3D6E" w:rsidRPr="00E84907">
        <w:rPr>
          <w:rFonts w:eastAsia="Times New Roman"/>
          <w:color w:val="000000" w:themeColor="text1"/>
        </w:rPr>
        <w:t>he exis</w:t>
      </w:r>
      <w:r w:rsidR="001D7633" w:rsidRPr="00E84907">
        <w:rPr>
          <w:rFonts w:eastAsia="Times New Roman"/>
          <w:color w:val="000000" w:themeColor="text1"/>
        </w:rPr>
        <w:t>tent</w:t>
      </w:r>
      <w:r w:rsidR="009B3D6E" w:rsidRPr="00E84907">
        <w:rPr>
          <w:rFonts w:eastAsia="Times New Roman"/>
          <w:color w:val="000000" w:themeColor="text1"/>
        </w:rPr>
        <w:t xml:space="preserve">ial threat that AI may represent would </w:t>
      </w:r>
      <w:r w:rsidR="001A78D9" w:rsidRPr="00E84907">
        <w:rPr>
          <w:rFonts w:eastAsia="Times New Roman"/>
          <w:color w:val="000000" w:themeColor="text1"/>
        </w:rPr>
        <w:t xml:space="preserve">ideally </w:t>
      </w:r>
      <w:r w:rsidR="009B3D6E" w:rsidRPr="00E84907">
        <w:rPr>
          <w:rFonts w:eastAsia="Times New Roman"/>
          <w:color w:val="000000" w:themeColor="text1"/>
        </w:rPr>
        <w:t xml:space="preserve">have to </w:t>
      </w:r>
      <w:r w:rsidR="001A78D9" w:rsidRPr="00E84907">
        <w:rPr>
          <w:rFonts w:eastAsia="Times New Roman"/>
          <w:color w:val="000000" w:themeColor="text1"/>
        </w:rPr>
        <w:t>deploy such an imagination and indeed man</w:t>
      </w:r>
      <w:r w:rsidR="00552850">
        <w:rPr>
          <w:rFonts w:eastAsia="Times New Roman"/>
          <w:color w:val="000000" w:themeColor="text1"/>
        </w:rPr>
        <w:t xml:space="preserve">y of the authors cited above </w:t>
      </w:r>
      <w:r w:rsidR="001A78D9" w:rsidRPr="00E84907">
        <w:rPr>
          <w:rFonts w:eastAsia="Times New Roman"/>
          <w:color w:val="000000" w:themeColor="text1"/>
        </w:rPr>
        <w:t xml:space="preserve">seem </w:t>
      </w:r>
      <w:r w:rsidR="00835B22">
        <w:rPr>
          <w:rFonts w:eastAsia="Times New Roman"/>
          <w:color w:val="000000" w:themeColor="text1"/>
        </w:rPr>
        <w:t>have done just that</w:t>
      </w:r>
      <w:r w:rsidR="001A78D9" w:rsidRPr="00E84907">
        <w:rPr>
          <w:rFonts w:eastAsia="Times New Roman"/>
          <w:color w:val="000000" w:themeColor="text1"/>
        </w:rPr>
        <w:t xml:space="preserve">. But here I am going to concentrate </w:t>
      </w:r>
      <w:r w:rsidR="00994C96">
        <w:rPr>
          <w:rFonts w:eastAsia="Times New Roman"/>
          <w:color w:val="000000" w:themeColor="text1"/>
        </w:rPr>
        <w:t xml:space="preserve">on </w:t>
      </w:r>
      <w:r w:rsidR="001A78D9" w:rsidRPr="00E84907">
        <w:rPr>
          <w:rFonts w:eastAsia="Times New Roman"/>
          <w:color w:val="000000" w:themeColor="text1"/>
        </w:rPr>
        <w:t>a much more limited</w:t>
      </w:r>
      <w:r w:rsidR="00387577" w:rsidRPr="00E84907">
        <w:rPr>
          <w:rFonts w:eastAsia="Times New Roman"/>
          <w:color w:val="000000" w:themeColor="text1"/>
        </w:rPr>
        <w:t xml:space="preserve"> </w:t>
      </w:r>
      <w:r w:rsidR="00C12BB8">
        <w:rPr>
          <w:rFonts w:eastAsia="Times New Roman"/>
          <w:color w:val="000000" w:themeColor="text1"/>
        </w:rPr>
        <w:t>analysis</w:t>
      </w:r>
      <w:r w:rsidR="00387577" w:rsidRPr="00E84907">
        <w:rPr>
          <w:rFonts w:eastAsia="Times New Roman"/>
          <w:color w:val="000000" w:themeColor="text1"/>
        </w:rPr>
        <w:t xml:space="preserve"> that focusses on the activities </w:t>
      </w:r>
      <w:r w:rsidR="001A78D9" w:rsidRPr="00E84907">
        <w:rPr>
          <w:rFonts w:eastAsia="Times New Roman"/>
          <w:color w:val="000000" w:themeColor="text1"/>
        </w:rPr>
        <w:t>of OR practitioners plying their trade.</w:t>
      </w:r>
    </w:p>
    <w:p w14:paraId="666C08A0" w14:textId="77777777" w:rsidR="00BA05C7" w:rsidRPr="00E84907" w:rsidRDefault="00BA05C7" w:rsidP="004B733C">
      <w:pPr>
        <w:rPr>
          <w:rFonts w:eastAsia="Times New Roman"/>
          <w:color w:val="000000" w:themeColor="text1"/>
        </w:rPr>
      </w:pPr>
    </w:p>
    <w:p w14:paraId="5993D7C3" w14:textId="0D37A16B" w:rsidR="00BA05C7" w:rsidRPr="00E84907" w:rsidRDefault="00BA05C7" w:rsidP="004B733C">
      <w:pPr>
        <w:rPr>
          <w:rFonts w:eastAsia="Times New Roman"/>
          <w:color w:val="000000" w:themeColor="text1"/>
        </w:rPr>
      </w:pPr>
      <w:r w:rsidRPr="00E84907">
        <w:rPr>
          <w:rFonts w:eastAsia="Times New Roman"/>
          <w:color w:val="000000" w:themeColor="text1"/>
        </w:rPr>
        <w:t xml:space="preserve">I first became alerted to the human and social implications of computerization when a prospective client gave me a book and insisted that I read it before starting to work </w:t>
      </w:r>
      <w:r w:rsidR="00893E3E">
        <w:rPr>
          <w:rFonts w:eastAsia="Times New Roman"/>
          <w:color w:val="000000" w:themeColor="text1"/>
        </w:rPr>
        <w:t>with</w:t>
      </w:r>
      <w:r w:rsidR="00994C96">
        <w:rPr>
          <w:rFonts w:eastAsia="Times New Roman"/>
          <w:color w:val="000000" w:themeColor="text1"/>
        </w:rPr>
        <w:t xml:space="preserve"> </w:t>
      </w:r>
      <w:r w:rsidR="00340285">
        <w:rPr>
          <w:rFonts w:eastAsia="Times New Roman"/>
          <w:color w:val="000000" w:themeColor="text1"/>
        </w:rPr>
        <w:t>him. T</w:t>
      </w:r>
      <w:r w:rsidRPr="00E84907">
        <w:rPr>
          <w:rFonts w:eastAsia="Times New Roman"/>
          <w:color w:val="000000" w:themeColor="text1"/>
        </w:rPr>
        <w:t>he book</w:t>
      </w:r>
      <w:r w:rsidR="002A123F" w:rsidRPr="00E84907">
        <w:rPr>
          <w:rFonts w:eastAsia="Times New Roman"/>
          <w:color w:val="000000" w:themeColor="text1"/>
        </w:rPr>
        <w:t>,</w:t>
      </w:r>
      <w:r w:rsidRPr="00E84907">
        <w:rPr>
          <w:rFonts w:eastAsia="Times New Roman"/>
          <w:color w:val="000000" w:themeColor="text1"/>
        </w:rPr>
        <w:t xml:space="preserve"> </w:t>
      </w:r>
      <w:r w:rsidRPr="00E84907">
        <w:rPr>
          <w:rFonts w:eastAsia="Times New Roman"/>
          <w:i/>
          <w:color w:val="000000" w:themeColor="text1"/>
        </w:rPr>
        <w:t>In the Age of the Smart Machine – The Future of Work and Power</w:t>
      </w:r>
      <w:r w:rsidR="002A123F" w:rsidRPr="00E84907">
        <w:rPr>
          <w:rFonts w:eastAsia="Times New Roman"/>
          <w:i/>
          <w:color w:val="000000" w:themeColor="text1"/>
        </w:rPr>
        <w:t xml:space="preserve">, </w:t>
      </w:r>
      <w:r w:rsidR="002A123F" w:rsidRPr="00E84907">
        <w:rPr>
          <w:rFonts w:eastAsia="Times New Roman"/>
          <w:color w:val="000000" w:themeColor="text1"/>
        </w:rPr>
        <w:t>was written</w:t>
      </w:r>
      <w:r w:rsidR="002A123F" w:rsidRPr="00E84907">
        <w:rPr>
          <w:rFonts w:eastAsia="Times New Roman"/>
          <w:i/>
          <w:color w:val="000000" w:themeColor="text1"/>
        </w:rPr>
        <w:t xml:space="preserve"> </w:t>
      </w:r>
      <w:r w:rsidR="002A123F" w:rsidRPr="00E84907">
        <w:rPr>
          <w:rFonts w:eastAsia="Times New Roman"/>
          <w:color w:val="000000" w:themeColor="text1"/>
        </w:rPr>
        <w:t xml:space="preserve">by the Harvard sociologist Shoshana </w:t>
      </w:r>
      <w:proofErr w:type="spellStart"/>
      <w:r w:rsidR="002A123F" w:rsidRPr="00E84907">
        <w:rPr>
          <w:rFonts w:eastAsia="Times New Roman"/>
          <w:color w:val="000000" w:themeColor="text1"/>
        </w:rPr>
        <w:t>Zuboff</w:t>
      </w:r>
      <w:proofErr w:type="spellEnd"/>
      <w:r w:rsidRPr="00E84907">
        <w:rPr>
          <w:rFonts w:eastAsia="Times New Roman"/>
          <w:color w:val="000000" w:themeColor="text1"/>
        </w:rPr>
        <w:t>.</w:t>
      </w:r>
      <w:r w:rsidR="00A85309" w:rsidRPr="00E84907">
        <w:rPr>
          <w:rFonts w:eastAsia="Times New Roman"/>
          <w:color w:val="000000" w:themeColor="text1"/>
        </w:rPr>
        <w:t xml:space="preserve"> </w:t>
      </w:r>
      <w:r w:rsidR="002A123F" w:rsidRPr="00E84907">
        <w:rPr>
          <w:rFonts w:eastAsia="Times New Roman"/>
          <w:color w:val="000000" w:themeColor="text1"/>
        </w:rPr>
        <w:t>She</w:t>
      </w:r>
      <w:r w:rsidR="00A85309" w:rsidRPr="00E84907">
        <w:rPr>
          <w:rFonts w:eastAsia="Times New Roman"/>
          <w:color w:val="000000" w:themeColor="text1"/>
        </w:rPr>
        <w:t xml:space="preserve"> </w:t>
      </w:r>
      <w:r w:rsidR="00893E3E">
        <w:rPr>
          <w:rFonts w:eastAsia="Times New Roman"/>
          <w:color w:val="000000" w:themeColor="text1"/>
        </w:rPr>
        <w:t>drew</w:t>
      </w:r>
      <w:r w:rsidR="004B0B2B">
        <w:rPr>
          <w:rFonts w:eastAsia="Times New Roman"/>
          <w:color w:val="000000" w:themeColor="text1"/>
        </w:rPr>
        <w:t xml:space="preserve"> attention to </w:t>
      </w:r>
      <w:r w:rsidR="004B0B2B" w:rsidRPr="00E84907">
        <w:rPr>
          <w:rFonts w:eastAsia="Times New Roman"/>
          <w:color w:val="000000" w:themeColor="text1"/>
        </w:rPr>
        <w:t xml:space="preserve">the negative consequences </w:t>
      </w:r>
      <w:r w:rsidR="004B0B2B">
        <w:rPr>
          <w:rFonts w:eastAsia="Times New Roman"/>
          <w:color w:val="000000" w:themeColor="text1"/>
        </w:rPr>
        <w:t xml:space="preserve">of computerisation, </w:t>
      </w:r>
      <w:r w:rsidR="004B0B2B" w:rsidRPr="00E84907">
        <w:rPr>
          <w:rFonts w:eastAsia="Times New Roman"/>
          <w:color w:val="000000" w:themeColor="text1"/>
        </w:rPr>
        <w:t>the loss of the social context of work</w:t>
      </w:r>
      <w:r w:rsidR="004B0B2B">
        <w:rPr>
          <w:rFonts w:eastAsia="Times New Roman"/>
          <w:color w:val="000000" w:themeColor="text1"/>
        </w:rPr>
        <w:t>,</w:t>
      </w:r>
      <w:r w:rsidR="004B0B2B" w:rsidRPr="00E84907">
        <w:rPr>
          <w:rFonts w:eastAsia="Times New Roman"/>
          <w:color w:val="000000" w:themeColor="text1"/>
        </w:rPr>
        <w:t xml:space="preserve"> </w:t>
      </w:r>
      <w:r w:rsidR="00552850">
        <w:rPr>
          <w:rFonts w:eastAsia="Times New Roman"/>
          <w:color w:val="000000" w:themeColor="text1"/>
        </w:rPr>
        <w:t xml:space="preserve">and </w:t>
      </w:r>
      <w:r w:rsidR="004B0B2B" w:rsidRPr="00E84907">
        <w:rPr>
          <w:rFonts w:eastAsia="Times New Roman"/>
          <w:color w:val="000000" w:themeColor="text1"/>
        </w:rPr>
        <w:t>the enhancement of managerial panoptic power</w:t>
      </w:r>
      <w:r w:rsidR="004B0B2B">
        <w:rPr>
          <w:rFonts w:eastAsia="Times New Roman"/>
          <w:color w:val="000000" w:themeColor="text1"/>
        </w:rPr>
        <w:t>; she</w:t>
      </w:r>
      <w:r w:rsidR="004B0B2B" w:rsidRPr="00E84907">
        <w:rPr>
          <w:rFonts w:eastAsia="Times New Roman"/>
          <w:color w:val="000000" w:themeColor="text1"/>
        </w:rPr>
        <w:t xml:space="preserve"> </w:t>
      </w:r>
      <w:r w:rsidR="00A85309" w:rsidRPr="00E84907">
        <w:rPr>
          <w:rFonts w:eastAsia="Times New Roman"/>
          <w:color w:val="000000" w:themeColor="text1"/>
        </w:rPr>
        <w:t>concludes:</w:t>
      </w:r>
    </w:p>
    <w:p w14:paraId="05554228" w14:textId="77777777" w:rsidR="00B67EB4" w:rsidRPr="00E84907" w:rsidRDefault="00B67EB4" w:rsidP="004B733C">
      <w:pPr>
        <w:rPr>
          <w:rFonts w:eastAsia="Times New Roman"/>
          <w:color w:val="000000" w:themeColor="text1"/>
        </w:rPr>
      </w:pPr>
    </w:p>
    <w:p w14:paraId="71247548" w14:textId="4747D84C" w:rsidR="00740179" w:rsidRPr="00E84907" w:rsidRDefault="00904360" w:rsidP="003D63AC">
      <w:pPr>
        <w:ind w:left="432"/>
        <w:rPr>
          <w:rFonts w:eastAsia="Times New Roman"/>
          <w:color w:val="000000" w:themeColor="text1"/>
          <w:sz w:val="22"/>
          <w:szCs w:val="22"/>
        </w:rPr>
      </w:pPr>
      <w:r w:rsidRPr="00E84907">
        <w:rPr>
          <w:rFonts w:eastAsia="Times New Roman"/>
          <w:color w:val="000000" w:themeColor="text1"/>
          <w:sz w:val="22"/>
          <w:szCs w:val="22"/>
        </w:rPr>
        <w:t>There is a world to be lost and a world to be gained. Choices that appear to be merely technical will redefine our lives together at work.</w:t>
      </w:r>
      <w:r w:rsidR="00F006D1" w:rsidRPr="00E84907">
        <w:rPr>
          <w:rFonts w:eastAsia="Times New Roman"/>
          <w:color w:val="000000" w:themeColor="text1"/>
          <w:sz w:val="22"/>
          <w:szCs w:val="22"/>
        </w:rPr>
        <w:t xml:space="preserve"> … It means that a powerful new technology, such as that represented by the computer, fundamentally reorganizes the infrastructure of our material world. It eliminates former alternatives. It creates new possibilities. It necessitates fresh choices.</w:t>
      </w:r>
      <w:r w:rsidRPr="00E84907">
        <w:rPr>
          <w:rFonts w:eastAsia="Times New Roman"/>
          <w:color w:val="000000" w:themeColor="text1"/>
          <w:sz w:val="22"/>
          <w:szCs w:val="22"/>
        </w:rPr>
        <w:t xml:space="preserve"> (</w:t>
      </w:r>
      <w:proofErr w:type="spellStart"/>
      <w:r w:rsidR="00B62AF8" w:rsidRPr="00E84907">
        <w:rPr>
          <w:rFonts w:eastAsia="Times New Roman"/>
          <w:color w:val="000000" w:themeColor="text1"/>
          <w:sz w:val="22"/>
          <w:szCs w:val="22"/>
        </w:rPr>
        <w:t>Zuboff</w:t>
      </w:r>
      <w:proofErr w:type="spellEnd"/>
      <w:r w:rsidR="00B62AF8" w:rsidRPr="00E84907">
        <w:rPr>
          <w:rFonts w:eastAsia="Times New Roman"/>
          <w:color w:val="000000" w:themeColor="text1"/>
          <w:sz w:val="22"/>
          <w:szCs w:val="22"/>
        </w:rPr>
        <w:t xml:space="preserve">, </w:t>
      </w:r>
      <w:r w:rsidR="00A146B4" w:rsidRPr="00E84907">
        <w:rPr>
          <w:rFonts w:eastAsia="Times New Roman"/>
          <w:color w:val="000000" w:themeColor="text1"/>
          <w:sz w:val="22"/>
          <w:szCs w:val="22"/>
        </w:rPr>
        <w:t xml:space="preserve">1988 </w:t>
      </w:r>
      <w:r w:rsidRPr="00E84907">
        <w:rPr>
          <w:rFonts w:eastAsia="Times New Roman"/>
          <w:color w:val="000000" w:themeColor="text1"/>
          <w:sz w:val="22"/>
          <w:szCs w:val="22"/>
        </w:rPr>
        <w:t xml:space="preserve">p. 5) </w:t>
      </w:r>
    </w:p>
    <w:p w14:paraId="1EB4363B" w14:textId="77777777" w:rsidR="00740179" w:rsidRPr="00E84907" w:rsidRDefault="00740179" w:rsidP="004B733C">
      <w:pPr>
        <w:rPr>
          <w:rFonts w:eastAsia="Times New Roman"/>
          <w:color w:val="000000" w:themeColor="text1"/>
        </w:rPr>
      </w:pPr>
    </w:p>
    <w:p w14:paraId="5F859254" w14:textId="66079AA0" w:rsidR="00961BBB" w:rsidRDefault="000B7BAB" w:rsidP="004B733C">
      <w:pPr>
        <w:rPr>
          <w:rFonts w:eastAsia="Times New Roman"/>
          <w:color w:val="000000" w:themeColor="text1"/>
        </w:rPr>
      </w:pPr>
      <w:r>
        <w:rPr>
          <w:rFonts w:eastAsia="Times New Roman"/>
          <w:color w:val="000000" w:themeColor="text1"/>
        </w:rPr>
        <w:t xml:space="preserve">A useful way of representing </w:t>
      </w:r>
      <w:r w:rsidR="00C10E1C">
        <w:rPr>
          <w:rFonts w:eastAsia="Times New Roman"/>
          <w:color w:val="000000" w:themeColor="text1"/>
        </w:rPr>
        <w:t>social</w:t>
      </w:r>
      <w:r>
        <w:rPr>
          <w:rFonts w:eastAsia="Times New Roman"/>
          <w:color w:val="000000" w:themeColor="text1"/>
        </w:rPr>
        <w:t xml:space="preserve"> relationship</w:t>
      </w:r>
      <w:r w:rsidR="00C10E1C">
        <w:rPr>
          <w:rFonts w:eastAsia="Times New Roman"/>
          <w:color w:val="000000" w:themeColor="text1"/>
        </w:rPr>
        <w:t xml:space="preserve">s </w:t>
      </w:r>
      <w:r>
        <w:rPr>
          <w:rFonts w:eastAsia="Times New Roman"/>
          <w:color w:val="000000" w:themeColor="text1"/>
        </w:rPr>
        <w:t>is provided by actor</w:t>
      </w:r>
      <w:r w:rsidR="009017BC">
        <w:rPr>
          <w:rFonts w:eastAsia="Times New Roman"/>
          <w:color w:val="000000" w:themeColor="text1"/>
        </w:rPr>
        <w:t>-</w:t>
      </w:r>
      <w:r>
        <w:rPr>
          <w:rFonts w:eastAsia="Times New Roman"/>
          <w:color w:val="000000" w:themeColor="text1"/>
        </w:rPr>
        <w:t xml:space="preserve">network theory originally </w:t>
      </w:r>
      <w:r w:rsidR="0006152E" w:rsidRPr="00E84907">
        <w:rPr>
          <w:rFonts w:eastAsia="Times New Roman"/>
          <w:color w:val="000000" w:themeColor="text1"/>
        </w:rPr>
        <w:t xml:space="preserve">developed by Michel </w:t>
      </w:r>
      <w:proofErr w:type="spellStart"/>
      <w:r w:rsidR="0006152E" w:rsidRPr="00E84907">
        <w:rPr>
          <w:rFonts w:eastAsia="Times New Roman"/>
          <w:color w:val="000000" w:themeColor="text1"/>
        </w:rPr>
        <w:t>Callon</w:t>
      </w:r>
      <w:proofErr w:type="spellEnd"/>
      <w:r w:rsidR="0006152E" w:rsidRPr="00E84907">
        <w:rPr>
          <w:rFonts w:eastAsia="Times New Roman"/>
          <w:color w:val="000000" w:themeColor="text1"/>
        </w:rPr>
        <w:t xml:space="preserve">, Bruno </w:t>
      </w:r>
      <w:proofErr w:type="spellStart"/>
      <w:r w:rsidR="0006152E" w:rsidRPr="00E84907">
        <w:rPr>
          <w:rFonts w:eastAsia="Times New Roman"/>
          <w:color w:val="000000" w:themeColor="text1"/>
        </w:rPr>
        <w:t>Latour</w:t>
      </w:r>
      <w:proofErr w:type="spellEnd"/>
      <w:r w:rsidR="0006152E" w:rsidRPr="00E84907">
        <w:rPr>
          <w:rFonts w:eastAsia="Times New Roman"/>
          <w:color w:val="000000" w:themeColor="text1"/>
        </w:rPr>
        <w:t xml:space="preserve"> and John Law (see for instance, </w:t>
      </w:r>
      <w:proofErr w:type="spellStart"/>
      <w:r w:rsidR="0006152E">
        <w:rPr>
          <w:rFonts w:eastAsia="Times New Roman"/>
          <w:color w:val="000000" w:themeColor="text1"/>
        </w:rPr>
        <w:t>Callon</w:t>
      </w:r>
      <w:proofErr w:type="spellEnd"/>
      <w:r w:rsidR="0006152E">
        <w:rPr>
          <w:rFonts w:eastAsia="Times New Roman"/>
          <w:color w:val="000000" w:themeColor="text1"/>
        </w:rPr>
        <w:t xml:space="preserve">, </w:t>
      </w:r>
      <w:r w:rsidR="002A0BEC">
        <w:rPr>
          <w:rFonts w:eastAsia="Times New Roman"/>
          <w:color w:val="000000" w:themeColor="text1"/>
        </w:rPr>
        <w:t>1986</w:t>
      </w:r>
      <w:r w:rsidR="0006152E">
        <w:rPr>
          <w:rFonts w:eastAsia="Times New Roman"/>
          <w:color w:val="000000" w:themeColor="text1"/>
        </w:rPr>
        <w:t xml:space="preserve">; </w:t>
      </w:r>
      <w:proofErr w:type="spellStart"/>
      <w:r w:rsidR="0006152E" w:rsidRPr="00E84907">
        <w:rPr>
          <w:rFonts w:eastAsia="Times New Roman"/>
          <w:color w:val="000000" w:themeColor="text1"/>
        </w:rPr>
        <w:t>Latour</w:t>
      </w:r>
      <w:proofErr w:type="spellEnd"/>
      <w:r w:rsidR="0006152E" w:rsidRPr="00E84907">
        <w:rPr>
          <w:rFonts w:eastAsia="Times New Roman"/>
          <w:color w:val="000000" w:themeColor="text1"/>
        </w:rPr>
        <w:t>, 2005</w:t>
      </w:r>
      <w:r w:rsidR="0006152E">
        <w:rPr>
          <w:rFonts w:eastAsia="Times New Roman"/>
          <w:color w:val="000000" w:themeColor="text1"/>
        </w:rPr>
        <w:t xml:space="preserve">; Law and </w:t>
      </w:r>
      <w:proofErr w:type="spellStart"/>
      <w:r w:rsidR="0006152E">
        <w:rPr>
          <w:rFonts w:eastAsia="Times New Roman"/>
          <w:color w:val="000000" w:themeColor="text1"/>
        </w:rPr>
        <w:t>Hassard</w:t>
      </w:r>
      <w:proofErr w:type="spellEnd"/>
      <w:r w:rsidR="0006152E">
        <w:rPr>
          <w:rFonts w:eastAsia="Times New Roman"/>
          <w:color w:val="000000" w:themeColor="text1"/>
        </w:rPr>
        <w:t>, 1999</w:t>
      </w:r>
      <w:r w:rsidR="0006152E" w:rsidRPr="00E84907">
        <w:rPr>
          <w:rFonts w:eastAsia="Times New Roman"/>
          <w:color w:val="000000" w:themeColor="text1"/>
        </w:rPr>
        <w:t>)</w:t>
      </w:r>
      <w:r w:rsidR="00EB3340">
        <w:rPr>
          <w:rFonts w:eastAsia="Times New Roman"/>
          <w:color w:val="000000" w:themeColor="text1"/>
        </w:rPr>
        <w:t xml:space="preserve">. </w:t>
      </w:r>
      <w:r w:rsidR="00552850">
        <w:rPr>
          <w:rFonts w:eastAsia="Times New Roman"/>
          <w:color w:val="000000" w:themeColor="text1"/>
        </w:rPr>
        <w:t>Figure 5</w:t>
      </w:r>
      <w:r w:rsidR="00FB3B17">
        <w:rPr>
          <w:rFonts w:eastAsia="Times New Roman"/>
          <w:color w:val="000000" w:themeColor="text1"/>
        </w:rPr>
        <w:t xml:space="preserve"> shows a simple actor-network </w:t>
      </w:r>
      <w:r w:rsidR="00994C96">
        <w:rPr>
          <w:rFonts w:eastAsia="Times New Roman"/>
          <w:color w:val="000000" w:themeColor="text1"/>
        </w:rPr>
        <w:t xml:space="preserve">diagram </w:t>
      </w:r>
      <w:r w:rsidR="00FB3B17">
        <w:rPr>
          <w:rFonts w:eastAsia="Times New Roman"/>
          <w:color w:val="000000" w:themeColor="text1"/>
        </w:rPr>
        <w:t>with the client (C) and the practitioner (P) at the centre joined by an arrow representing a communicative relationship.</w:t>
      </w:r>
      <w:r w:rsidR="008438F5">
        <w:rPr>
          <w:rFonts w:eastAsia="Times New Roman"/>
          <w:color w:val="000000" w:themeColor="text1"/>
        </w:rPr>
        <w:t xml:space="preserve"> Also represented are the organizations in which the two are imbedded, the inner contexts (CIC and PIC)</w:t>
      </w:r>
      <w:r w:rsidR="00994C96">
        <w:rPr>
          <w:rFonts w:eastAsia="Times New Roman"/>
          <w:color w:val="000000" w:themeColor="text1"/>
        </w:rPr>
        <w:t>,</w:t>
      </w:r>
      <w:r w:rsidR="008438F5">
        <w:rPr>
          <w:rFonts w:eastAsia="Times New Roman"/>
          <w:color w:val="000000" w:themeColor="text1"/>
        </w:rPr>
        <w:t xml:space="preserve"> and the relevant outer contexts (COC and POC). In terms of the inner contexts, the client and practi</w:t>
      </w:r>
      <w:r w:rsidR="00EB3340">
        <w:rPr>
          <w:rFonts w:eastAsia="Times New Roman"/>
          <w:color w:val="000000" w:themeColor="text1"/>
        </w:rPr>
        <w:t>ti</w:t>
      </w:r>
      <w:r w:rsidR="008438F5">
        <w:rPr>
          <w:rFonts w:eastAsia="Times New Roman"/>
          <w:color w:val="000000" w:themeColor="text1"/>
        </w:rPr>
        <w:t xml:space="preserve">oner will interact with their bosses, colleagues and so on. In terms of the outer context, the client will </w:t>
      </w:r>
      <w:r w:rsidR="00913CBD">
        <w:rPr>
          <w:rFonts w:eastAsia="Times New Roman"/>
          <w:color w:val="000000" w:themeColor="text1"/>
        </w:rPr>
        <w:t xml:space="preserve">interact with </w:t>
      </w:r>
      <w:r w:rsidR="008438F5">
        <w:rPr>
          <w:rFonts w:eastAsia="Times New Roman"/>
          <w:color w:val="000000" w:themeColor="text1"/>
        </w:rPr>
        <w:t xml:space="preserve">their customers, competitors and suppliers, </w:t>
      </w:r>
      <w:r w:rsidR="00D4732A">
        <w:rPr>
          <w:rFonts w:eastAsia="Times New Roman"/>
          <w:color w:val="000000" w:themeColor="text1"/>
        </w:rPr>
        <w:t>and will have an understanding of</w:t>
      </w:r>
      <w:r w:rsidR="008438F5">
        <w:rPr>
          <w:rFonts w:eastAsia="Times New Roman"/>
          <w:color w:val="000000" w:themeColor="text1"/>
        </w:rPr>
        <w:t xml:space="preserve"> the general economic circumstances and the accepted social norms (including legal and quasi-legal requirements) under which they operate; the practitioner</w:t>
      </w:r>
      <w:r w:rsidR="00552850">
        <w:rPr>
          <w:rFonts w:eastAsia="Times New Roman"/>
          <w:color w:val="000000" w:themeColor="text1"/>
        </w:rPr>
        <w:t xml:space="preserve"> will </w:t>
      </w:r>
      <w:r w:rsidR="008438F5">
        <w:rPr>
          <w:rFonts w:eastAsia="Times New Roman"/>
          <w:color w:val="000000" w:themeColor="text1"/>
        </w:rPr>
        <w:t>similar</w:t>
      </w:r>
      <w:r w:rsidR="00552850">
        <w:rPr>
          <w:rFonts w:eastAsia="Times New Roman"/>
          <w:color w:val="000000" w:themeColor="text1"/>
        </w:rPr>
        <w:t>ly have</w:t>
      </w:r>
      <w:r w:rsidR="008438F5">
        <w:rPr>
          <w:rFonts w:eastAsia="Times New Roman"/>
          <w:color w:val="000000" w:themeColor="text1"/>
        </w:rPr>
        <w:t xml:space="preserve"> </w:t>
      </w:r>
      <w:r w:rsidR="00016242">
        <w:rPr>
          <w:rFonts w:eastAsia="Times New Roman"/>
          <w:color w:val="000000" w:themeColor="text1"/>
        </w:rPr>
        <w:t>channels of communication</w:t>
      </w:r>
      <w:r w:rsidR="00552850">
        <w:rPr>
          <w:rFonts w:eastAsia="Times New Roman"/>
          <w:color w:val="000000" w:themeColor="text1"/>
        </w:rPr>
        <w:t xml:space="preserve"> and their own understanding of the </w:t>
      </w:r>
      <w:r w:rsidR="00C12BB8">
        <w:rPr>
          <w:rFonts w:eastAsia="Times New Roman"/>
          <w:color w:val="000000" w:themeColor="text1"/>
        </w:rPr>
        <w:t xml:space="preserve">social and economic </w:t>
      </w:r>
      <w:r w:rsidR="00552850">
        <w:rPr>
          <w:rFonts w:eastAsia="Times New Roman"/>
          <w:color w:val="000000" w:themeColor="text1"/>
        </w:rPr>
        <w:t>environment</w:t>
      </w:r>
      <w:r w:rsidR="00FB6939">
        <w:rPr>
          <w:rFonts w:eastAsia="Times New Roman"/>
          <w:color w:val="000000" w:themeColor="text1"/>
        </w:rPr>
        <w:t>. The d</w:t>
      </w:r>
      <w:r w:rsidR="00154D1C">
        <w:rPr>
          <w:rFonts w:eastAsia="Times New Roman"/>
          <w:color w:val="000000" w:themeColor="text1"/>
        </w:rPr>
        <w:t xml:space="preserve">iagram also shows the potential relationships </w:t>
      </w:r>
      <w:r w:rsidR="00FB6939">
        <w:rPr>
          <w:rFonts w:eastAsia="Times New Roman"/>
          <w:color w:val="000000" w:themeColor="text1"/>
        </w:rPr>
        <w:t xml:space="preserve">that cross the client-practitioner divide. For instance, clients may well have other contacts within your consulting firm; you or your colleagues might have contacts with other </w:t>
      </w:r>
      <w:r w:rsidR="00552850">
        <w:rPr>
          <w:rFonts w:eastAsia="Times New Roman"/>
          <w:color w:val="000000" w:themeColor="text1"/>
        </w:rPr>
        <w:t>members of</w:t>
      </w:r>
      <w:r w:rsidR="00FB6939">
        <w:rPr>
          <w:rFonts w:eastAsia="Times New Roman"/>
          <w:color w:val="000000" w:themeColor="text1"/>
        </w:rPr>
        <w:t xml:space="preserve"> the client’s organization. These contacts could be work related</w:t>
      </w:r>
      <w:r w:rsidR="00552850">
        <w:rPr>
          <w:rFonts w:eastAsia="Times New Roman"/>
          <w:color w:val="000000" w:themeColor="text1"/>
        </w:rPr>
        <w:t xml:space="preserve"> or they could be more personal:</w:t>
      </w:r>
      <w:r w:rsidR="00FB6939">
        <w:rPr>
          <w:rFonts w:eastAsia="Times New Roman"/>
          <w:color w:val="000000" w:themeColor="text1"/>
        </w:rPr>
        <w:t xml:space="preserve"> old university colleagues, family, neighbours, or members</w:t>
      </w:r>
      <w:r w:rsidR="000137D9">
        <w:rPr>
          <w:rFonts w:eastAsia="Times New Roman"/>
          <w:color w:val="000000" w:themeColor="text1"/>
        </w:rPr>
        <w:t>hip</w:t>
      </w:r>
      <w:r w:rsidR="00FB6939">
        <w:rPr>
          <w:rFonts w:eastAsia="Times New Roman"/>
          <w:color w:val="000000" w:themeColor="text1"/>
        </w:rPr>
        <w:t xml:space="preserve"> of </w:t>
      </w:r>
      <w:r w:rsidR="000137D9">
        <w:rPr>
          <w:rFonts w:eastAsia="Times New Roman"/>
          <w:color w:val="000000" w:themeColor="text1"/>
        </w:rPr>
        <w:t>a collectivity</w:t>
      </w:r>
      <w:r w:rsidR="00FB6939">
        <w:rPr>
          <w:rFonts w:eastAsia="Times New Roman"/>
          <w:color w:val="000000" w:themeColor="text1"/>
        </w:rPr>
        <w:t xml:space="preserve"> such as </w:t>
      </w:r>
      <w:r w:rsidR="00994C96">
        <w:rPr>
          <w:rFonts w:eastAsia="Times New Roman"/>
          <w:color w:val="000000" w:themeColor="text1"/>
        </w:rPr>
        <w:t xml:space="preserve">membership of </w:t>
      </w:r>
      <w:r w:rsidR="000137D9">
        <w:rPr>
          <w:rFonts w:eastAsia="Times New Roman"/>
          <w:color w:val="000000" w:themeColor="text1"/>
        </w:rPr>
        <w:t>a professional association,</w:t>
      </w:r>
      <w:r w:rsidR="00FB6939">
        <w:rPr>
          <w:rFonts w:eastAsia="Times New Roman"/>
          <w:color w:val="000000" w:themeColor="text1"/>
        </w:rPr>
        <w:t xml:space="preserve"> a church or a </w:t>
      </w:r>
      <w:r w:rsidR="00552850">
        <w:rPr>
          <w:rFonts w:eastAsia="Times New Roman"/>
          <w:color w:val="000000" w:themeColor="text1"/>
        </w:rPr>
        <w:t>golf club</w:t>
      </w:r>
      <w:r w:rsidR="00FB6939">
        <w:rPr>
          <w:rFonts w:eastAsia="Times New Roman"/>
          <w:color w:val="000000" w:themeColor="text1"/>
        </w:rPr>
        <w:t>.</w:t>
      </w:r>
      <w:r w:rsidR="00FE1354">
        <w:rPr>
          <w:rFonts w:eastAsia="Times New Roman"/>
          <w:color w:val="000000" w:themeColor="text1"/>
        </w:rPr>
        <w:t xml:space="preserve"> Altogether</w:t>
      </w:r>
      <w:r w:rsidR="00340285">
        <w:rPr>
          <w:rFonts w:eastAsia="Times New Roman"/>
          <w:color w:val="000000" w:themeColor="text1"/>
        </w:rPr>
        <w:t>,</w:t>
      </w:r>
      <w:r w:rsidR="00FE1354">
        <w:rPr>
          <w:rFonts w:eastAsia="Times New Roman"/>
          <w:color w:val="000000" w:themeColor="text1"/>
        </w:rPr>
        <w:t xml:space="preserve"> this </w:t>
      </w:r>
      <w:r w:rsidR="00000CDB">
        <w:rPr>
          <w:rFonts w:eastAsia="Times New Roman"/>
          <w:color w:val="000000" w:themeColor="text1"/>
        </w:rPr>
        <w:t xml:space="preserve">gives a relatively simple </w:t>
      </w:r>
      <w:r w:rsidR="00FE1354">
        <w:rPr>
          <w:rFonts w:eastAsia="Times New Roman"/>
          <w:color w:val="000000" w:themeColor="text1"/>
        </w:rPr>
        <w:t xml:space="preserve">network albeit with plenty of </w:t>
      </w:r>
      <w:r w:rsidR="00994C96">
        <w:rPr>
          <w:rFonts w:eastAsia="Times New Roman"/>
          <w:color w:val="000000" w:themeColor="text1"/>
        </w:rPr>
        <w:t>scope</w:t>
      </w:r>
      <w:r w:rsidR="00FE1354">
        <w:rPr>
          <w:rFonts w:eastAsia="Times New Roman"/>
          <w:color w:val="000000" w:themeColor="text1"/>
        </w:rPr>
        <w:t xml:space="preserve"> for relationships and communication.</w:t>
      </w:r>
      <w:r w:rsidR="00961BBB">
        <w:rPr>
          <w:rFonts w:eastAsia="Times New Roman"/>
          <w:color w:val="000000" w:themeColor="text1"/>
        </w:rPr>
        <w:t xml:space="preserve"> </w:t>
      </w:r>
      <w:r w:rsidR="00FE1354">
        <w:rPr>
          <w:rFonts w:eastAsia="Times New Roman"/>
          <w:color w:val="000000" w:themeColor="text1"/>
        </w:rPr>
        <w:t>However, actor n</w:t>
      </w:r>
      <w:r w:rsidR="003A049F">
        <w:rPr>
          <w:rFonts w:eastAsia="Times New Roman"/>
          <w:color w:val="000000" w:themeColor="text1"/>
        </w:rPr>
        <w:t xml:space="preserve">etwork </w:t>
      </w:r>
      <w:r w:rsidR="00FE1354">
        <w:rPr>
          <w:rFonts w:eastAsia="Times New Roman"/>
          <w:color w:val="000000" w:themeColor="text1"/>
        </w:rPr>
        <w:t xml:space="preserve">theory </w:t>
      </w:r>
      <w:r w:rsidR="003A049F">
        <w:rPr>
          <w:rFonts w:eastAsia="Times New Roman"/>
          <w:color w:val="000000" w:themeColor="text1"/>
        </w:rPr>
        <w:t xml:space="preserve">goes further, it suggests that </w:t>
      </w:r>
      <w:r w:rsidR="003A049F" w:rsidRPr="00552850">
        <w:rPr>
          <w:rFonts w:eastAsia="Times New Roman"/>
          <w:i/>
          <w:color w:val="000000" w:themeColor="text1"/>
        </w:rPr>
        <w:t>mater</w:t>
      </w:r>
      <w:r w:rsidR="00552850">
        <w:rPr>
          <w:rFonts w:eastAsia="Times New Roman"/>
          <w:i/>
          <w:color w:val="000000" w:themeColor="text1"/>
        </w:rPr>
        <w:t>ial objects can</w:t>
      </w:r>
      <w:r w:rsidR="00824A44" w:rsidRPr="00552850">
        <w:rPr>
          <w:rFonts w:eastAsia="Times New Roman"/>
          <w:i/>
          <w:color w:val="000000" w:themeColor="text1"/>
        </w:rPr>
        <w:t xml:space="preserve"> be actors</w:t>
      </w:r>
      <w:r w:rsidR="00824A44">
        <w:rPr>
          <w:rFonts w:eastAsia="Times New Roman"/>
          <w:color w:val="000000" w:themeColor="text1"/>
        </w:rPr>
        <w:t xml:space="preserve"> and </w:t>
      </w:r>
      <w:r w:rsidR="00552850">
        <w:rPr>
          <w:rFonts w:eastAsia="Times New Roman"/>
          <w:color w:val="000000" w:themeColor="text1"/>
        </w:rPr>
        <w:t xml:space="preserve">as such they </w:t>
      </w:r>
      <w:r w:rsidR="00824A44">
        <w:rPr>
          <w:rFonts w:eastAsia="Times New Roman"/>
          <w:color w:val="000000" w:themeColor="text1"/>
        </w:rPr>
        <w:t>should be included</w:t>
      </w:r>
      <w:r w:rsidR="00552850">
        <w:rPr>
          <w:rFonts w:eastAsia="Times New Roman"/>
          <w:color w:val="000000" w:themeColor="text1"/>
        </w:rPr>
        <w:t xml:space="preserve"> in the network. </w:t>
      </w:r>
      <w:r w:rsidR="00994C96">
        <w:rPr>
          <w:rFonts w:eastAsia="Times New Roman"/>
          <w:color w:val="000000" w:themeColor="text1"/>
        </w:rPr>
        <w:t>When this idea is first met i</w:t>
      </w:r>
      <w:r w:rsidR="00824A44">
        <w:rPr>
          <w:rFonts w:eastAsia="Times New Roman"/>
          <w:color w:val="000000" w:themeColor="text1"/>
        </w:rPr>
        <w:t>t is far from obvious how an inanimate objec</w:t>
      </w:r>
      <w:r w:rsidR="00893E3E">
        <w:rPr>
          <w:rFonts w:eastAsia="Times New Roman"/>
          <w:color w:val="000000" w:themeColor="text1"/>
        </w:rPr>
        <w:t>t can be considered as an</w:t>
      </w:r>
      <w:r w:rsidR="00824A44">
        <w:rPr>
          <w:rFonts w:eastAsia="Times New Roman"/>
          <w:color w:val="000000" w:themeColor="text1"/>
        </w:rPr>
        <w:t xml:space="preserve"> ‘actor’. </w:t>
      </w:r>
    </w:p>
    <w:p w14:paraId="4959106A" w14:textId="77777777" w:rsidR="00961BBB" w:rsidRDefault="00961BBB" w:rsidP="004B733C">
      <w:pPr>
        <w:rPr>
          <w:rFonts w:eastAsia="Times New Roman"/>
          <w:color w:val="000000" w:themeColor="text1"/>
        </w:rPr>
      </w:pPr>
    </w:p>
    <w:p w14:paraId="19B87A8F" w14:textId="1A3AEC9D" w:rsidR="003A049F" w:rsidRDefault="00824A44" w:rsidP="004B733C">
      <w:pPr>
        <w:rPr>
          <w:rFonts w:eastAsia="Times New Roman"/>
          <w:color w:val="000000" w:themeColor="text1"/>
        </w:rPr>
      </w:pPr>
      <w:r>
        <w:rPr>
          <w:rFonts w:eastAsia="Times New Roman"/>
          <w:color w:val="000000" w:themeColor="text1"/>
        </w:rPr>
        <w:t xml:space="preserve">An example </w:t>
      </w:r>
      <w:r w:rsidR="00EE4D0B">
        <w:rPr>
          <w:rFonts w:eastAsia="Times New Roman"/>
          <w:color w:val="000000" w:themeColor="text1"/>
        </w:rPr>
        <w:t xml:space="preserve">may help. If </w:t>
      </w:r>
      <w:r w:rsidR="00A3560E">
        <w:rPr>
          <w:rFonts w:eastAsia="Times New Roman"/>
          <w:color w:val="000000" w:themeColor="text1"/>
        </w:rPr>
        <w:t>you are using a computer</w:t>
      </w:r>
      <w:r w:rsidR="00871B41">
        <w:rPr>
          <w:rFonts w:eastAsia="Times New Roman"/>
          <w:color w:val="000000" w:themeColor="text1"/>
        </w:rPr>
        <w:t xml:space="preserve"> to </w:t>
      </w:r>
      <w:r w:rsidR="00BA3CAB">
        <w:rPr>
          <w:rFonts w:eastAsia="Times New Roman"/>
          <w:color w:val="000000" w:themeColor="text1"/>
        </w:rPr>
        <w:t>analyse a problem (a</w:t>
      </w:r>
      <w:r w:rsidR="00961BBB">
        <w:rPr>
          <w:rFonts w:eastAsia="Times New Roman"/>
          <w:color w:val="000000" w:themeColor="text1"/>
        </w:rPr>
        <w:t xml:space="preserve"> scheduling problem perhaps), </w:t>
      </w:r>
      <w:r w:rsidR="00552850">
        <w:rPr>
          <w:rFonts w:eastAsia="Times New Roman"/>
          <w:color w:val="000000" w:themeColor="text1"/>
        </w:rPr>
        <w:t>you have</w:t>
      </w:r>
      <w:r w:rsidR="00961BBB">
        <w:rPr>
          <w:rFonts w:eastAsia="Times New Roman"/>
          <w:color w:val="000000" w:themeColor="text1"/>
        </w:rPr>
        <w:t xml:space="preserve"> to follow the routines and instructions</w:t>
      </w:r>
      <w:r w:rsidR="00893E3E">
        <w:rPr>
          <w:rFonts w:eastAsia="Times New Roman"/>
          <w:color w:val="000000" w:themeColor="text1"/>
        </w:rPr>
        <w:t xml:space="preserve"> coded into the computer system. Y</w:t>
      </w:r>
      <w:r w:rsidR="00961BBB">
        <w:rPr>
          <w:rFonts w:eastAsia="Times New Roman"/>
          <w:color w:val="000000" w:themeColor="text1"/>
        </w:rPr>
        <w:t>ou have to feed data into the computer and wait for the computer to process your input (in times past a long wait, today usually quite quick).</w:t>
      </w:r>
      <w:r w:rsidR="00552850">
        <w:rPr>
          <w:rFonts w:eastAsia="Times New Roman"/>
          <w:color w:val="000000" w:themeColor="text1"/>
        </w:rPr>
        <w:t xml:space="preserve"> The computer then</w:t>
      </w:r>
      <w:r w:rsidR="00893E3E">
        <w:rPr>
          <w:rFonts w:eastAsia="Times New Roman"/>
          <w:color w:val="000000" w:themeColor="text1"/>
        </w:rPr>
        <w:t xml:space="preserve"> allows you to move to</w:t>
      </w:r>
      <w:r w:rsidR="00961BBB">
        <w:rPr>
          <w:rFonts w:eastAsia="Times New Roman"/>
          <w:color w:val="000000" w:themeColor="text1"/>
        </w:rPr>
        <w:t xml:space="preserve"> the next screen</w:t>
      </w:r>
      <w:r w:rsidR="00893E3E">
        <w:rPr>
          <w:rFonts w:eastAsia="Times New Roman"/>
          <w:color w:val="000000" w:themeColor="text1"/>
        </w:rPr>
        <w:t>, a move</w:t>
      </w:r>
      <w:r w:rsidR="00961BBB">
        <w:rPr>
          <w:rFonts w:eastAsia="Times New Roman"/>
          <w:color w:val="000000" w:themeColor="text1"/>
        </w:rPr>
        <w:t xml:space="preserve"> which </w:t>
      </w:r>
      <w:r w:rsidR="00893E3E">
        <w:rPr>
          <w:rFonts w:eastAsia="Times New Roman"/>
          <w:color w:val="000000" w:themeColor="text1"/>
        </w:rPr>
        <w:t>the computer</w:t>
      </w:r>
      <w:r w:rsidR="00961BBB">
        <w:rPr>
          <w:rFonts w:eastAsia="Times New Roman"/>
          <w:color w:val="000000" w:themeColor="text1"/>
        </w:rPr>
        <w:t xml:space="preserve"> </w:t>
      </w:r>
      <w:r w:rsidR="00C12BB8">
        <w:rPr>
          <w:rFonts w:eastAsia="Times New Roman"/>
          <w:color w:val="000000" w:themeColor="text1"/>
        </w:rPr>
        <w:t>has decided</w:t>
      </w:r>
      <w:r w:rsidR="00961BBB">
        <w:rPr>
          <w:rFonts w:eastAsia="Times New Roman"/>
          <w:color w:val="000000" w:themeColor="text1"/>
        </w:rPr>
        <w:t xml:space="preserve"> is the relevant one given your </w:t>
      </w:r>
      <w:r w:rsidR="00C12BB8">
        <w:rPr>
          <w:rFonts w:eastAsia="Times New Roman"/>
          <w:color w:val="000000" w:themeColor="text1"/>
        </w:rPr>
        <w:t xml:space="preserve">previous </w:t>
      </w:r>
      <w:r w:rsidR="00961BBB">
        <w:rPr>
          <w:rFonts w:eastAsia="Times New Roman"/>
          <w:color w:val="000000" w:themeColor="text1"/>
        </w:rPr>
        <w:t>input. It is the words ‘allows’ and ‘deci</w:t>
      </w:r>
      <w:r w:rsidR="00C12BB8">
        <w:rPr>
          <w:rFonts w:eastAsia="Times New Roman"/>
          <w:color w:val="000000" w:themeColor="text1"/>
        </w:rPr>
        <w:t>ded</w:t>
      </w:r>
      <w:r w:rsidR="00961BBB">
        <w:rPr>
          <w:rFonts w:eastAsia="Times New Roman"/>
          <w:color w:val="000000" w:themeColor="text1"/>
        </w:rPr>
        <w:t>’ that indicate the computer at th</w:t>
      </w:r>
      <w:r w:rsidR="00B77A22">
        <w:rPr>
          <w:rFonts w:eastAsia="Times New Roman"/>
          <w:color w:val="000000" w:themeColor="text1"/>
        </w:rPr>
        <w:t>is point in time is in control of the action.</w:t>
      </w:r>
      <w:r w:rsidR="00961BBB">
        <w:rPr>
          <w:rFonts w:eastAsia="Times New Roman"/>
          <w:color w:val="000000" w:themeColor="text1"/>
        </w:rPr>
        <w:t xml:space="preserve"> This is the sense in which computers are actors and should be included in </w:t>
      </w:r>
      <w:r w:rsidR="00945548">
        <w:rPr>
          <w:rFonts w:eastAsia="Times New Roman"/>
          <w:color w:val="000000" w:themeColor="text1"/>
        </w:rPr>
        <w:t>our</w:t>
      </w:r>
      <w:r w:rsidR="00961BBB">
        <w:rPr>
          <w:rFonts w:eastAsia="Times New Roman"/>
          <w:color w:val="000000" w:themeColor="text1"/>
        </w:rPr>
        <w:t xml:space="preserve"> actor-ne</w:t>
      </w:r>
      <w:r w:rsidR="00945548">
        <w:rPr>
          <w:rFonts w:eastAsia="Times New Roman"/>
          <w:color w:val="000000" w:themeColor="text1"/>
        </w:rPr>
        <w:t>t</w:t>
      </w:r>
      <w:r w:rsidR="00961BBB">
        <w:rPr>
          <w:rFonts w:eastAsia="Times New Roman"/>
          <w:color w:val="000000" w:themeColor="text1"/>
        </w:rPr>
        <w:t>work.</w:t>
      </w:r>
      <w:r w:rsidR="00A066C7">
        <w:rPr>
          <w:rFonts w:eastAsia="Times New Roman"/>
          <w:color w:val="000000" w:themeColor="text1"/>
        </w:rPr>
        <w:t xml:space="preserve"> Thus, mainframes, minis, PCs and </w:t>
      </w:r>
      <w:r w:rsidR="00026972">
        <w:rPr>
          <w:rFonts w:eastAsia="Times New Roman"/>
          <w:color w:val="000000" w:themeColor="text1"/>
        </w:rPr>
        <w:t xml:space="preserve">hand </w:t>
      </w:r>
      <w:r w:rsidR="00A066C7">
        <w:rPr>
          <w:rFonts w:eastAsia="Times New Roman"/>
          <w:color w:val="000000" w:themeColor="text1"/>
        </w:rPr>
        <w:t xml:space="preserve">held devices all need to be depicted. Furthermore, the internet, the cloud and the services </w:t>
      </w:r>
      <w:r w:rsidR="00011272">
        <w:rPr>
          <w:rFonts w:eastAsia="Times New Roman"/>
          <w:color w:val="000000" w:themeColor="text1"/>
        </w:rPr>
        <w:t xml:space="preserve">they can provide </w:t>
      </w:r>
      <w:r w:rsidR="0044308F">
        <w:rPr>
          <w:rFonts w:eastAsia="Times New Roman"/>
          <w:color w:val="000000" w:themeColor="text1"/>
        </w:rPr>
        <w:t xml:space="preserve">(a means of communication, a source of information, a repository of software, access to search engines and social media, </w:t>
      </w:r>
      <w:r w:rsidR="003A1D30">
        <w:rPr>
          <w:rFonts w:eastAsia="Times New Roman"/>
          <w:color w:val="000000" w:themeColor="text1"/>
        </w:rPr>
        <w:t xml:space="preserve">an enabler of financial transactions, a provider of </w:t>
      </w:r>
      <w:r w:rsidR="0044308F">
        <w:rPr>
          <w:rFonts w:eastAsia="Times New Roman"/>
          <w:color w:val="000000" w:themeColor="text1"/>
        </w:rPr>
        <w:t>computer power</w:t>
      </w:r>
      <w:r w:rsidR="00335EEE">
        <w:rPr>
          <w:rFonts w:eastAsia="Times New Roman"/>
          <w:color w:val="000000" w:themeColor="text1"/>
        </w:rPr>
        <w:t xml:space="preserve"> and so on</w:t>
      </w:r>
      <w:r w:rsidR="0044308F">
        <w:rPr>
          <w:rFonts w:eastAsia="Times New Roman"/>
          <w:color w:val="000000" w:themeColor="text1"/>
        </w:rPr>
        <w:t xml:space="preserve">) </w:t>
      </w:r>
      <w:r w:rsidR="00A066C7">
        <w:rPr>
          <w:rFonts w:eastAsia="Times New Roman"/>
          <w:color w:val="000000" w:themeColor="text1"/>
        </w:rPr>
        <w:t xml:space="preserve">all need to be represented. </w:t>
      </w:r>
      <w:r w:rsidR="00552850">
        <w:rPr>
          <w:rFonts w:eastAsia="Times New Roman"/>
          <w:color w:val="000000" w:themeColor="text1"/>
        </w:rPr>
        <w:t>Figure 6</w:t>
      </w:r>
      <w:r w:rsidR="0099489F">
        <w:rPr>
          <w:rFonts w:eastAsia="Times New Roman"/>
          <w:color w:val="000000" w:themeColor="text1"/>
        </w:rPr>
        <w:t xml:space="preserve"> </w:t>
      </w:r>
      <w:r w:rsidR="00552850">
        <w:rPr>
          <w:rFonts w:eastAsia="Times New Roman"/>
          <w:color w:val="000000" w:themeColor="text1"/>
        </w:rPr>
        <w:t>shows</w:t>
      </w:r>
      <w:r w:rsidR="0099489F">
        <w:rPr>
          <w:rFonts w:eastAsia="Times New Roman"/>
          <w:color w:val="000000" w:themeColor="text1"/>
        </w:rPr>
        <w:t xml:space="preserve"> the possible result (with </w:t>
      </w:r>
      <w:r w:rsidR="00552850">
        <w:rPr>
          <w:rFonts w:eastAsia="Times New Roman"/>
          <w:color w:val="000000" w:themeColor="text1"/>
        </w:rPr>
        <w:t xml:space="preserve">many </w:t>
      </w:r>
      <w:r w:rsidR="0099489F">
        <w:rPr>
          <w:rFonts w:eastAsia="Times New Roman"/>
          <w:color w:val="000000" w:themeColor="text1"/>
        </w:rPr>
        <w:t>arrows omitted for simplicity).</w:t>
      </w:r>
    </w:p>
    <w:p w14:paraId="7DD42D7B" w14:textId="77777777" w:rsidR="00A066C7" w:rsidRDefault="00A066C7" w:rsidP="004B733C">
      <w:pPr>
        <w:rPr>
          <w:rFonts w:eastAsia="Times New Roman"/>
          <w:color w:val="000000" w:themeColor="text1"/>
        </w:rPr>
      </w:pPr>
    </w:p>
    <w:p w14:paraId="23C9A0B2" w14:textId="6FF56F3A" w:rsidR="00A066C7" w:rsidRDefault="00A066C7" w:rsidP="004B733C">
      <w:pPr>
        <w:rPr>
          <w:rFonts w:eastAsia="Times New Roman"/>
          <w:color w:val="000000" w:themeColor="text1"/>
        </w:rPr>
      </w:pPr>
      <w:r>
        <w:rPr>
          <w:rFonts w:eastAsia="Times New Roman"/>
          <w:color w:val="000000" w:themeColor="text1"/>
        </w:rPr>
        <w:t xml:space="preserve">Actor network theory doesn’t stop there. </w:t>
      </w:r>
      <w:r w:rsidR="00FC4584">
        <w:rPr>
          <w:rFonts w:eastAsia="Times New Roman"/>
          <w:color w:val="000000" w:themeColor="text1"/>
        </w:rPr>
        <w:t xml:space="preserve">Andrew Pickering </w:t>
      </w:r>
      <w:r w:rsidR="00DA350C">
        <w:rPr>
          <w:rFonts w:eastAsia="Times New Roman"/>
          <w:color w:val="000000" w:themeColor="text1"/>
        </w:rPr>
        <w:t>(</w:t>
      </w:r>
      <w:r w:rsidR="000E3CFF">
        <w:rPr>
          <w:rFonts w:eastAsia="Times New Roman"/>
          <w:color w:val="000000" w:themeColor="text1"/>
        </w:rPr>
        <w:t>1995</w:t>
      </w:r>
      <w:r w:rsidR="00DA350C">
        <w:rPr>
          <w:rFonts w:eastAsia="Times New Roman"/>
          <w:color w:val="000000" w:themeColor="text1"/>
        </w:rPr>
        <w:t xml:space="preserve">) </w:t>
      </w:r>
      <w:r w:rsidR="00893E3E">
        <w:rPr>
          <w:rFonts w:eastAsia="Times New Roman"/>
          <w:color w:val="000000" w:themeColor="text1"/>
        </w:rPr>
        <w:t>suggests</w:t>
      </w:r>
      <w:r w:rsidR="00FC4584">
        <w:rPr>
          <w:rFonts w:eastAsia="Times New Roman"/>
          <w:color w:val="000000" w:themeColor="text1"/>
        </w:rPr>
        <w:t xml:space="preserve"> that </w:t>
      </w:r>
      <w:r w:rsidR="003251CB" w:rsidRPr="00552850">
        <w:rPr>
          <w:rFonts w:eastAsia="Times New Roman"/>
          <w:i/>
          <w:color w:val="000000" w:themeColor="text1"/>
        </w:rPr>
        <w:t>concepts</w:t>
      </w:r>
      <w:r w:rsidR="003251CB">
        <w:rPr>
          <w:rFonts w:eastAsia="Times New Roman"/>
          <w:color w:val="000000" w:themeColor="text1"/>
        </w:rPr>
        <w:t xml:space="preserve"> </w:t>
      </w:r>
      <w:r w:rsidR="00552850">
        <w:rPr>
          <w:rFonts w:eastAsia="Times New Roman"/>
          <w:color w:val="000000" w:themeColor="text1"/>
        </w:rPr>
        <w:t>can</w:t>
      </w:r>
      <w:r w:rsidR="003251CB">
        <w:rPr>
          <w:rFonts w:eastAsia="Times New Roman"/>
          <w:color w:val="000000" w:themeColor="text1"/>
        </w:rPr>
        <w:t xml:space="preserve"> </w:t>
      </w:r>
      <w:r w:rsidR="00DA350C">
        <w:rPr>
          <w:rFonts w:eastAsia="Times New Roman"/>
          <w:color w:val="000000" w:themeColor="text1"/>
        </w:rPr>
        <w:t xml:space="preserve">be </w:t>
      </w:r>
      <w:r w:rsidR="00552850">
        <w:rPr>
          <w:rFonts w:eastAsia="Times New Roman"/>
          <w:color w:val="000000" w:themeColor="text1"/>
        </w:rPr>
        <w:t>an</w:t>
      </w:r>
      <w:r w:rsidR="003251CB">
        <w:rPr>
          <w:rFonts w:eastAsia="Times New Roman"/>
          <w:color w:val="000000" w:themeColor="text1"/>
        </w:rPr>
        <w:t xml:space="preserve"> active element in the network</w:t>
      </w:r>
      <w:r w:rsidR="00DA350C">
        <w:rPr>
          <w:rFonts w:eastAsia="Times New Roman"/>
          <w:color w:val="000000" w:themeColor="text1"/>
        </w:rPr>
        <w:t xml:space="preserve">. He </w:t>
      </w:r>
      <w:r w:rsidR="000E3CFF">
        <w:rPr>
          <w:rFonts w:eastAsia="Times New Roman"/>
          <w:color w:val="000000" w:themeColor="text1"/>
        </w:rPr>
        <w:t>has</w:t>
      </w:r>
      <w:r w:rsidR="003251CB">
        <w:rPr>
          <w:rFonts w:eastAsia="Times New Roman"/>
          <w:color w:val="000000" w:themeColor="text1"/>
        </w:rPr>
        <w:t xml:space="preserve"> in mind disciplinary habits; these sometimes </w:t>
      </w:r>
      <w:r w:rsidR="00552850">
        <w:rPr>
          <w:rFonts w:eastAsia="Times New Roman"/>
          <w:color w:val="000000" w:themeColor="text1"/>
        </w:rPr>
        <w:t>control</w:t>
      </w:r>
      <w:r w:rsidR="003251CB">
        <w:rPr>
          <w:rFonts w:eastAsia="Times New Roman"/>
          <w:color w:val="000000" w:themeColor="text1"/>
        </w:rPr>
        <w:t xml:space="preserve"> what we do. We are in this sense slaves of ou</w:t>
      </w:r>
      <w:r w:rsidR="00552850">
        <w:rPr>
          <w:rFonts w:eastAsia="Times New Roman"/>
          <w:color w:val="000000" w:themeColor="text1"/>
        </w:rPr>
        <w:t xml:space="preserve">r </w:t>
      </w:r>
      <w:r w:rsidR="00552850" w:rsidRPr="00C316D7">
        <w:rPr>
          <w:rFonts w:eastAsia="Times New Roman"/>
          <w:i/>
          <w:color w:val="000000" w:themeColor="text1"/>
        </w:rPr>
        <w:t>habits</w:t>
      </w:r>
      <w:r w:rsidR="00552850">
        <w:rPr>
          <w:rFonts w:eastAsia="Times New Roman"/>
          <w:color w:val="000000" w:themeColor="text1"/>
        </w:rPr>
        <w:t xml:space="preserve">. </w:t>
      </w:r>
      <w:r w:rsidR="00A456EB">
        <w:rPr>
          <w:rFonts w:eastAsia="Times New Roman"/>
          <w:color w:val="000000" w:themeColor="text1"/>
        </w:rPr>
        <w:t>As OR practitioners</w:t>
      </w:r>
      <w:r w:rsidR="007761C6">
        <w:rPr>
          <w:rFonts w:eastAsia="Times New Roman"/>
          <w:color w:val="000000" w:themeColor="text1"/>
        </w:rPr>
        <w:t>,</w:t>
      </w:r>
      <w:r w:rsidR="00A456EB">
        <w:rPr>
          <w:rFonts w:eastAsia="Times New Roman"/>
          <w:color w:val="000000" w:themeColor="text1"/>
        </w:rPr>
        <w:t xml:space="preserve"> w</w:t>
      </w:r>
      <w:r w:rsidR="003251CB">
        <w:rPr>
          <w:rFonts w:eastAsia="Times New Roman"/>
          <w:color w:val="000000" w:themeColor="text1"/>
        </w:rPr>
        <w:t>hen we are uncertain about a factual statement, we search for empirical evidence; when it is a matter of opinion or belief, we seek out other opinions; when we are considering an argument, our own or that of others, we puzzle over its inherent logic. These are three important OR habits: the empirical, the interpretive, and the critical. In practice</w:t>
      </w:r>
      <w:r w:rsidR="00552850">
        <w:rPr>
          <w:rFonts w:eastAsia="Times New Roman"/>
          <w:color w:val="000000" w:themeColor="text1"/>
        </w:rPr>
        <w:t>,</w:t>
      </w:r>
      <w:r w:rsidR="003251CB">
        <w:rPr>
          <w:rFonts w:eastAsia="Times New Roman"/>
          <w:color w:val="000000" w:themeColor="text1"/>
        </w:rPr>
        <w:t xml:space="preserve"> we worry away at how these three interact together.</w:t>
      </w:r>
    </w:p>
    <w:p w14:paraId="46DB6ABB" w14:textId="77777777" w:rsidR="00DF6FE8" w:rsidRDefault="00DF6FE8" w:rsidP="004B733C">
      <w:pPr>
        <w:rPr>
          <w:rFonts w:eastAsia="Times New Roman"/>
          <w:color w:val="000000" w:themeColor="text1"/>
        </w:rPr>
      </w:pPr>
    </w:p>
    <w:p w14:paraId="0D746E75" w14:textId="6B60E8AE" w:rsidR="005A5664" w:rsidRDefault="00893E3E" w:rsidP="004B733C">
      <w:pPr>
        <w:rPr>
          <w:rFonts w:eastAsia="Times New Roman"/>
          <w:color w:val="000000" w:themeColor="text1"/>
        </w:rPr>
      </w:pPr>
      <w:r>
        <w:rPr>
          <w:rFonts w:eastAsia="Times New Roman"/>
          <w:color w:val="000000" w:themeColor="text1"/>
        </w:rPr>
        <w:t>In actor-network theory t</w:t>
      </w:r>
      <w:r w:rsidR="00DF6FE8">
        <w:rPr>
          <w:rFonts w:eastAsia="Times New Roman"/>
          <w:color w:val="000000" w:themeColor="text1"/>
        </w:rPr>
        <w:t xml:space="preserve">he material and conceptual </w:t>
      </w:r>
      <w:r w:rsidR="00703AEC">
        <w:rPr>
          <w:rFonts w:eastAsia="Times New Roman"/>
          <w:color w:val="000000" w:themeColor="text1"/>
        </w:rPr>
        <w:t>‘</w:t>
      </w:r>
      <w:r w:rsidR="00DF6FE8">
        <w:rPr>
          <w:rFonts w:eastAsia="Times New Roman"/>
          <w:color w:val="000000" w:themeColor="text1"/>
        </w:rPr>
        <w:t>actors</w:t>
      </w:r>
      <w:r w:rsidR="00703AEC">
        <w:rPr>
          <w:rFonts w:eastAsia="Times New Roman"/>
          <w:color w:val="000000" w:themeColor="text1"/>
        </w:rPr>
        <w:t>’</w:t>
      </w:r>
      <w:r w:rsidR="00DF6FE8">
        <w:rPr>
          <w:rFonts w:eastAsia="Times New Roman"/>
          <w:color w:val="000000" w:themeColor="text1"/>
        </w:rPr>
        <w:t xml:space="preserve"> are not simply add-</w:t>
      </w:r>
      <w:r w:rsidR="00CD723D">
        <w:rPr>
          <w:rFonts w:eastAsia="Times New Roman"/>
          <w:color w:val="000000" w:themeColor="text1"/>
        </w:rPr>
        <w:t>ons to</w:t>
      </w:r>
      <w:r w:rsidR="00703AEC">
        <w:rPr>
          <w:rFonts w:eastAsia="Times New Roman"/>
          <w:color w:val="000000" w:themeColor="text1"/>
        </w:rPr>
        <w:t xml:space="preserve"> </w:t>
      </w:r>
      <w:r w:rsidR="00603E87">
        <w:rPr>
          <w:rFonts w:eastAsia="Times New Roman"/>
          <w:color w:val="000000" w:themeColor="text1"/>
        </w:rPr>
        <w:t xml:space="preserve">a </w:t>
      </w:r>
      <w:r w:rsidR="00703AEC">
        <w:rPr>
          <w:rFonts w:eastAsia="Times New Roman"/>
          <w:color w:val="000000" w:themeColor="text1"/>
        </w:rPr>
        <w:t>model of human behaviour; rather</w:t>
      </w:r>
      <w:r w:rsidR="00603E87">
        <w:rPr>
          <w:rFonts w:eastAsia="Times New Roman"/>
          <w:color w:val="000000" w:themeColor="text1"/>
        </w:rPr>
        <w:t>,</w:t>
      </w:r>
      <w:r w:rsidR="00703AEC">
        <w:rPr>
          <w:rFonts w:eastAsia="Times New Roman"/>
          <w:color w:val="000000" w:themeColor="text1"/>
        </w:rPr>
        <w:t xml:space="preserve"> </w:t>
      </w:r>
      <w:r w:rsidR="00DF6FE8">
        <w:rPr>
          <w:rFonts w:eastAsia="Times New Roman"/>
          <w:color w:val="000000" w:themeColor="text1"/>
        </w:rPr>
        <w:t xml:space="preserve">all </w:t>
      </w:r>
      <w:r w:rsidR="00C26937">
        <w:rPr>
          <w:rFonts w:eastAsia="Times New Roman"/>
          <w:color w:val="000000" w:themeColor="text1"/>
        </w:rPr>
        <w:t>‘</w:t>
      </w:r>
      <w:r w:rsidR="00703AEC">
        <w:rPr>
          <w:rFonts w:eastAsia="Times New Roman"/>
          <w:color w:val="000000" w:themeColor="text1"/>
        </w:rPr>
        <w:t>actors</w:t>
      </w:r>
      <w:r w:rsidR="00C26937">
        <w:rPr>
          <w:rFonts w:eastAsia="Times New Roman"/>
          <w:color w:val="000000" w:themeColor="text1"/>
        </w:rPr>
        <w:t>’</w:t>
      </w:r>
      <w:r w:rsidR="00603E87">
        <w:rPr>
          <w:rFonts w:eastAsia="Times New Roman"/>
          <w:color w:val="000000" w:themeColor="text1"/>
        </w:rPr>
        <w:t xml:space="preserve"> (human, material and conceptual)</w:t>
      </w:r>
      <w:r w:rsidR="00703AEC">
        <w:rPr>
          <w:rFonts w:eastAsia="Times New Roman"/>
          <w:color w:val="000000" w:themeColor="text1"/>
        </w:rPr>
        <w:t xml:space="preserve"> are </w:t>
      </w:r>
      <w:r w:rsidR="00C26937">
        <w:rPr>
          <w:rFonts w:eastAsia="Times New Roman"/>
          <w:color w:val="000000" w:themeColor="text1"/>
        </w:rPr>
        <w:t xml:space="preserve">included </w:t>
      </w:r>
      <w:r w:rsidR="00DF6FE8">
        <w:rPr>
          <w:rFonts w:eastAsia="Times New Roman"/>
          <w:color w:val="000000" w:themeColor="text1"/>
        </w:rPr>
        <w:t>on equal terms</w:t>
      </w:r>
      <w:r w:rsidR="00E95F5B">
        <w:rPr>
          <w:rFonts w:eastAsia="Times New Roman"/>
          <w:color w:val="000000" w:themeColor="text1"/>
        </w:rPr>
        <w:t xml:space="preserve">. </w:t>
      </w:r>
      <w:r w:rsidR="003251CB">
        <w:rPr>
          <w:rFonts w:eastAsia="Times New Roman"/>
          <w:color w:val="000000" w:themeColor="text1"/>
        </w:rPr>
        <w:t xml:space="preserve">An important insight of </w:t>
      </w:r>
      <w:r>
        <w:rPr>
          <w:rFonts w:eastAsia="Times New Roman"/>
          <w:color w:val="000000" w:themeColor="text1"/>
        </w:rPr>
        <w:t>the</w:t>
      </w:r>
      <w:r w:rsidR="003251CB">
        <w:rPr>
          <w:rFonts w:eastAsia="Times New Roman"/>
          <w:color w:val="000000" w:themeColor="text1"/>
        </w:rPr>
        <w:t xml:space="preserve"> theory is that the control of action </w:t>
      </w:r>
      <w:r w:rsidR="00C316D7">
        <w:rPr>
          <w:rFonts w:eastAsia="Times New Roman"/>
          <w:color w:val="000000" w:themeColor="text1"/>
        </w:rPr>
        <w:t xml:space="preserve">moves </w:t>
      </w:r>
      <w:r w:rsidR="00E95F5B">
        <w:rPr>
          <w:rFonts w:eastAsia="Times New Roman"/>
          <w:color w:val="000000" w:themeColor="text1"/>
        </w:rPr>
        <w:t>dynamically</w:t>
      </w:r>
      <w:r w:rsidR="007B15EF">
        <w:rPr>
          <w:rFonts w:eastAsia="Times New Roman"/>
          <w:color w:val="000000" w:themeColor="text1"/>
        </w:rPr>
        <w:t xml:space="preserve"> </w:t>
      </w:r>
      <w:r w:rsidR="00E95F5B">
        <w:rPr>
          <w:rFonts w:eastAsia="Times New Roman"/>
          <w:color w:val="000000" w:themeColor="text1"/>
        </w:rPr>
        <w:t xml:space="preserve">from </w:t>
      </w:r>
      <w:r w:rsidR="00853DFE">
        <w:rPr>
          <w:rFonts w:eastAsia="Times New Roman"/>
          <w:color w:val="000000" w:themeColor="text1"/>
        </w:rPr>
        <w:t>one actor to another. A second important insight is that</w:t>
      </w:r>
      <w:r w:rsidR="00E95F5B">
        <w:rPr>
          <w:rFonts w:eastAsia="Times New Roman"/>
          <w:color w:val="000000" w:themeColor="text1"/>
        </w:rPr>
        <w:t xml:space="preserve"> if</w:t>
      </w:r>
      <w:r w:rsidR="007B15EF">
        <w:rPr>
          <w:rFonts w:eastAsia="Times New Roman"/>
          <w:color w:val="000000" w:themeColor="text1"/>
        </w:rPr>
        <w:t xml:space="preserve"> </w:t>
      </w:r>
      <w:r w:rsidR="002A6480">
        <w:rPr>
          <w:rFonts w:eastAsia="Times New Roman"/>
          <w:color w:val="000000" w:themeColor="text1"/>
        </w:rPr>
        <w:t xml:space="preserve">one actor </w:t>
      </w:r>
      <w:r w:rsidR="00E95F5B">
        <w:rPr>
          <w:rFonts w:eastAsia="Times New Roman"/>
          <w:color w:val="000000" w:themeColor="text1"/>
        </w:rPr>
        <w:t>in the network</w:t>
      </w:r>
      <w:r w:rsidR="007B15EF">
        <w:rPr>
          <w:rFonts w:eastAsia="Times New Roman"/>
          <w:color w:val="000000" w:themeColor="text1"/>
        </w:rPr>
        <w:t xml:space="preserve"> </w:t>
      </w:r>
      <w:r w:rsidR="002A6480">
        <w:rPr>
          <w:rFonts w:eastAsia="Times New Roman"/>
          <w:color w:val="000000" w:themeColor="text1"/>
        </w:rPr>
        <w:t>changes behaviour to address a problem,</w:t>
      </w:r>
      <w:r w:rsidR="007B15EF">
        <w:rPr>
          <w:rFonts w:eastAsia="Times New Roman"/>
          <w:color w:val="000000" w:themeColor="text1"/>
        </w:rPr>
        <w:t xml:space="preserve"> the other actors</w:t>
      </w:r>
      <w:r w:rsidR="003251CB">
        <w:rPr>
          <w:rFonts w:eastAsia="Times New Roman"/>
          <w:color w:val="000000" w:themeColor="text1"/>
        </w:rPr>
        <w:t xml:space="preserve"> </w:t>
      </w:r>
      <w:r w:rsidR="00743034">
        <w:rPr>
          <w:rFonts w:eastAsia="Times New Roman"/>
          <w:color w:val="000000" w:themeColor="text1"/>
        </w:rPr>
        <w:t>react in an</w:t>
      </w:r>
      <w:r w:rsidR="00853DFE">
        <w:rPr>
          <w:rFonts w:eastAsia="Times New Roman"/>
          <w:color w:val="000000" w:themeColor="text1"/>
        </w:rPr>
        <w:t xml:space="preserve"> attempt </w:t>
      </w:r>
      <w:r w:rsidR="00D14C4D">
        <w:rPr>
          <w:rFonts w:eastAsia="Times New Roman"/>
          <w:color w:val="000000" w:themeColor="text1"/>
        </w:rPr>
        <w:t xml:space="preserve">to </w:t>
      </w:r>
      <w:r w:rsidR="008F2A0C">
        <w:rPr>
          <w:rFonts w:eastAsia="Times New Roman"/>
          <w:color w:val="000000" w:themeColor="text1"/>
        </w:rPr>
        <w:t>move</w:t>
      </w:r>
      <w:r w:rsidR="007B15EF">
        <w:rPr>
          <w:rFonts w:eastAsia="Times New Roman"/>
          <w:color w:val="000000" w:themeColor="text1"/>
        </w:rPr>
        <w:t xml:space="preserve"> towards a </w:t>
      </w:r>
      <w:r w:rsidR="00E95F5B">
        <w:rPr>
          <w:rFonts w:eastAsia="Times New Roman"/>
          <w:color w:val="000000" w:themeColor="text1"/>
        </w:rPr>
        <w:t xml:space="preserve">new </w:t>
      </w:r>
      <w:r w:rsidR="007B15EF">
        <w:rPr>
          <w:rFonts w:eastAsia="Times New Roman"/>
          <w:color w:val="000000" w:themeColor="text1"/>
        </w:rPr>
        <w:t xml:space="preserve">position of equilibrium. This is referred to </w:t>
      </w:r>
      <w:r w:rsidR="00D14C4D">
        <w:rPr>
          <w:rFonts w:eastAsia="Times New Roman"/>
          <w:color w:val="000000" w:themeColor="text1"/>
        </w:rPr>
        <w:t xml:space="preserve">by Pickering </w:t>
      </w:r>
      <w:r w:rsidR="007B15EF">
        <w:rPr>
          <w:rFonts w:eastAsia="Times New Roman"/>
          <w:color w:val="000000" w:themeColor="text1"/>
        </w:rPr>
        <w:t xml:space="preserve">as the </w:t>
      </w:r>
      <w:r w:rsidR="007B15EF" w:rsidRPr="007B15EF">
        <w:rPr>
          <w:rFonts w:eastAsia="Times New Roman"/>
          <w:i/>
          <w:color w:val="000000" w:themeColor="text1"/>
        </w:rPr>
        <w:t>mangle of practice</w:t>
      </w:r>
      <w:r w:rsidR="007B15EF">
        <w:rPr>
          <w:rFonts w:eastAsia="Times New Roman"/>
          <w:color w:val="000000" w:themeColor="text1"/>
        </w:rPr>
        <w:t>. I</w:t>
      </w:r>
      <w:r w:rsidR="00E95F5B">
        <w:rPr>
          <w:rFonts w:eastAsia="Times New Roman"/>
          <w:color w:val="000000" w:themeColor="text1"/>
        </w:rPr>
        <w:t xml:space="preserve">n order to understand </w:t>
      </w:r>
      <w:r w:rsidR="006273A0">
        <w:rPr>
          <w:rFonts w:eastAsia="Times New Roman"/>
          <w:color w:val="000000" w:themeColor="text1"/>
        </w:rPr>
        <w:t xml:space="preserve">the consequences </w:t>
      </w:r>
      <w:r w:rsidR="00E95F5B">
        <w:rPr>
          <w:rFonts w:eastAsia="Times New Roman"/>
          <w:color w:val="000000" w:themeColor="text1"/>
        </w:rPr>
        <w:t xml:space="preserve">of </w:t>
      </w:r>
      <w:r w:rsidR="007B15EF">
        <w:rPr>
          <w:rFonts w:eastAsia="Times New Roman"/>
          <w:color w:val="000000" w:themeColor="text1"/>
        </w:rPr>
        <w:t>any</w:t>
      </w:r>
      <w:r w:rsidR="006273A0">
        <w:rPr>
          <w:rFonts w:eastAsia="Times New Roman"/>
          <w:color w:val="000000" w:themeColor="text1"/>
        </w:rPr>
        <w:t xml:space="preserve"> change that we anticipate</w:t>
      </w:r>
      <w:r w:rsidR="007B15EF">
        <w:rPr>
          <w:rFonts w:eastAsia="Times New Roman"/>
          <w:color w:val="000000" w:themeColor="text1"/>
        </w:rPr>
        <w:t xml:space="preserve">, we have to try to </w:t>
      </w:r>
      <w:r w:rsidR="006273A0">
        <w:rPr>
          <w:rFonts w:eastAsia="Times New Roman"/>
          <w:color w:val="000000" w:themeColor="text1"/>
        </w:rPr>
        <w:t>appreciate the</w:t>
      </w:r>
      <w:r w:rsidR="007B15EF">
        <w:rPr>
          <w:rFonts w:eastAsia="Times New Roman"/>
          <w:color w:val="000000" w:themeColor="text1"/>
        </w:rPr>
        <w:t xml:space="preserve"> dynamic</w:t>
      </w:r>
      <w:r w:rsidR="006273A0">
        <w:rPr>
          <w:rFonts w:eastAsia="Times New Roman"/>
          <w:color w:val="000000" w:themeColor="text1"/>
        </w:rPr>
        <w:t>s</w:t>
      </w:r>
      <w:r w:rsidR="00E95F5B">
        <w:rPr>
          <w:rFonts w:eastAsia="Times New Roman"/>
          <w:color w:val="000000" w:themeColor="text1"/>
        </w:rPr>
        <w:t xml:space="preserve"> </w:t>
      </w:r>
      <w:r w:rsidR="006273A0">
        <w:rPr>
          <w:rFonts w:eastAsia="Times New Roman"/>
          <w:color w:val="000000" w:themeColor="text1"/>
        </w:rPr>
        <w:t>set in motion</w:t>
      </w:r>
      <w:r w:rsidR="007B15EF">
        <w:rPr>
          <w:rFonts w:eastAsia="Times New Roman"/>
          <w:color w:val="000000" w:themeColor="text1"/>
        </w:rPr>
        <w:t xml:space="preserve">. We are, of course, </w:t>
      </w:r>
      <w:r w:rsidR="00E95F5B">
        <w:rPr>
          <w:rFonts w:eastAsia="Times New Roman"/>
          <w:color w:val="000000" w:themeColor="text1"/>
        </w:rPr>
        <w:t xml:space="preserve">particularly </w:t>
      </w:r>
      <w:r w:rsidR="007B15EF">
        <w:rPr>
          <w:rFonts w:eastAsia="Times New Roman"/>
          <w:color w:val="000000" w:themeColor="text1"/>
        </w:rPr>
        <w:t xml:space="preserve">interested here in the disruptive effect of AI on OR practice, but this </w:t>
      </w:r>
      <w:r w:rsidR="00B94355">
        <w:rPr>
          <w:rFonts w:eastAsia="Times New Roman"/>
          <w:color w:val="000000" w:themeColor="text1"/>
        </w:rPr>
        <w:t xml:space="preserve">also </w:t>
      </w:r>
      <w:r w:rsidR="007B15EF">
        <w:rPr>
          <w:rFonts w:eastAsia="Times New Roman"/>
          <w:color w:val="000000" w:themeColor="text1"/>
        </w:rPr>
        <w:t>has to take account of the effect of AI on our clients, their customers, suppliers, competitors</w:t>
      </w:r>
      <w:r w:rsidR="00005970">
        <w:rPr>
          <w:rFonts w:eastAsia="Times New Roman"/>
          <w:color w:val="000000" w:themeColor="text1"/>
        </w:rPr>
        <w:t xml:space="preserve"> and their regulators</w:t>
      </w:r>
      <w:r w:rsidR="00B94355">
        <w:rPr>
          <w:rFonts w:eastAsia="Times New Roman"/>
          <w:color w:val="000000" w:themeColor="text1"/>
        </w:rPr>
        <w:t>. At the same time</w:t>
      </w:r>
      <w:r w:rsidR="00005970">
        <w:rPr>
          <w:rFonts w:eastAsia="Times New Roman"/>
          <w:color w:val="000000" w:themeColor="text1"/>
        </w:rPr>
        <w:t xml:space="preserve"> all these people wi</w:t>
      </w:r>
      <w:r w:rsidR="00FE6E68">
        <w:rPr>
          <w:rFonts w:eastAsia="Times New Roman"/>
          <w:color w:val="000000" w:themeColor="text1"/>
        </w:rPr>
        <w:t>ll be grappling with the impact of Brexit</w:t>
      </w:r>
      <w:r w:rsidR="00005970">
        <w:rPr>
          <w:rFonts w:eastAsia="Times New Roman"/>
          <w:color w:val="000000" w:themeColor="text1"/>
        </w:rPr>
        <w:t xml:space="preserve">, global warming, security, migration, new technologies, minimum wages, gender inequality and so on. It is very difficult to forecast with any confidence how such a dynamic system, with everything influencing everything else, will evolve. </w:t>
      </w:r>
      <w:r w:rsidR="008F2A0C">
        <w:rPr>
          <w:rFonts w:eastAsia="Times New Roman"/>
          <w:color w:val="000000" w:themeColor="text1"/>
        </w:rPr>
        <w:t>On the basis of this analysis we should hesitate before drawing any strong conclusions and be prepared for surprises</w:t>
      </w:r>
      <w:r w:rsidR="00026972">
        <w:rPr>
          <w:rFonts w:eastAsia="Times New Roman"/>
          <w:color w:val="000000" w:themeColor="text1"/>
        </w:rPr>
        <w:t>.</w:t>
      </w:r>
    </w:p>
    <w:p w14:paraId="0C957912" w14:textId="77777777" w:rsidR="005A5664" w:rsidRDefault="005A5664" w:rsidP="004B733C">
      <w:pPr>
        <w:rPr>
          <w:rFonts w:eastAsia="Times New Roman"/>
          <w:color w:val="000000" w:themeColor="text1"/>
        </w:rPr>
      </w:pPr>
    </w:p>
    <w:p w14:paraId="7E0DA9F3" w14:textId="01A37F15" w:rsidR="003251CB" w:rsidRDefault="00C26937" w:rsidP="004B733C">
      <w:pPr>
        <w:rPr>
          <w:rFonts w:eastAsia="Times New Roman"/>
          <w:color w:val="000000" w:themeColor="text1"/>
        </w:rPr>
      </w:pPr>
      <w:r>
        <w:rPr>
          <w:rFonts w:eastAsia="Times New Roman"/>
          <w:color w:val="000000" w:themeColor="text1"/>
        </w:rPr>
        <w:t xml:space="preserve">Not everyone is so timid. </w:t>
      </w:r>
      <w:r w:rsidR="00B94355">
        <w:rPr>
          <w:rFonts w:eastAsia="Times New Roman"/>
          <w:color w:val="000000" w:themeColor="text1"/>
        </w:rPr>
        <w:t>T</w:t>
      </w:r>
      <w:r w:rsidR="005A5664">
        <w:rPr>
          <w:rFonts w:eastAsia="Times New Roman"/>
          <w:color w:val="000000" w:themeColor="text1"/>
        </w:rPr>
        <w:t>here is no shortage of books telling us how to under</w:t>
      </w:r>
      <w:r w:rsidR="000A4285">
        <w:rPr>
          <w:rFonts w:eastAsia="Times New Roman"/>
          <w:color w:val="000000" w:themeColor="text1"/>
        </w:rPr>
        <w:t>s</w:t>
      </w:r>
      <w:r w:rsidR="005A5664">
        <w:rPr>
          <w:rFonts w:eastAsia="Times New Roman"/>
          <w:color w:val="000000" w:themeColor="text1"/>
        </w:rPr>
        <w:t xml:space="preserve">tand </w:t>
      </w:r>
      <w:r w:rsidR="003509D5">
        <w:rPr>
          <w:rFonts w:eastAsia="Times New Roman"/>
          <w:color w:val="000000" w:themeColor="text1"/>
        </w:rPr>
        <w:t xml:space="preserve">the power of </w:t>
      </w:r>
      <w:r w:rsidR="005A5664">
        <w:rPr>
          <w:rFonts w:eastAsia="Times New Roman"/>
          <w:color w:val="000000" w:themeColor="text1"/>
        </w:rPr>
        <w:t>AI</w:t>
      </w:r>
      <w:r w:rsidR="00005970">
        <w:rPr>
          <w:rFonts w:eastAsia="Times New Roman"/>
          <w:color w:val="000000" w:themeColor="text1"/>
        </w:rPr>
        <w:t xml:space="preserve"> and what </w:t>
      </w:r>
      <w:r w:rsidR="005A5664">
        <w:rPr>
          <w:rFonts w:eastAsia="Times New Roman"/>
          <w:color w:val="000000" w:themeColor="text1"/>
        </w:rPr>
        <w:t>the consequences might be</w:t>
      </w:r>
      <w:r w:rsidR="00005970">
        <w:rPr>
          <w:rFonts w:eastAsia="Times New Roman"/>
          <w:color w:val="000000" w:themeColor="text1"/>
        </w:rPr>
        <w:t>.</w:t>
      </w:r>
      <w:r w:rsidR="005A5664">
        <w:rPr>
          <w:rFonts w:eastAsia="Times New Roman"/>
          <w:color w:val="000000" w:themeColor="text1"/>
        </w:rPr>
        <w:t xml:space="preserve"> </w:t>
      </w:r>
      <w:r w:rsidR="008F2A0C">
        <w:rPr>
          <w:rFonts w:eastAsia="Times New Roman"/>
          <w:color w:val="000000" w:themeColor="text1"/>
        </w:rPr>
        <w:t>The books</w:t>
      </w:r>
      <w:r w:rsidR="000A4285">
        <w:rPr>
          <w:rFonts w:eastAsia="Times New Roman"/>
          <w:color w:val="000000" w:themeColor="text1"/>
        </w:rPr>
        <w:t xml:space="preserve"> have catchy titles and talk about the ‘rise of the robots’, the ‘industries of the future’, the ‘third wave’, the ‘seventh sense’, the ‘fourth industrial evolution’ and ‘life 3.0’. Much of the material is overlapping (for instance, </w:t>
      </w:r>
      <w:r w:rsidR="00B94355">
        <w:rPr>
          <w:rFonts w:eastAsia="Times New Roman"/>
          <w:color w:val="000000" w:themeColor="text1"/>
        </w:rPr>
        <w:t xml:space="preserve">most relate </w:t>
      </w:r>
      <w:r w:rsidR="000A4285">
        <w:rPr>
          <w:rFonts w:eastAsia="Times New Roman"/>
          <w:color w:val="000000" w:themeColor="text1"/>
        </w:rPr>
        <w:t xml:space="preserve">the computer’s </w:t>
      </w:r>
      <w:r w:rsidR="003509D5">
        <w:rPr>
          <w:rFonts w:eastAsia="Times New Roman"/>
          <w:color w:val="000000" w:themeColor="text1"/>
        </w:rPr>
        <w:t xml:space="preserve">series of </w:t>
      </w:r>
      <w:r w:rsidR="000A4285">
        <w:rPr>
          <w:rFonts w:eastAsia="Times New Roman"/>
          <w:color w:val="000000" w:themeColor="text1"/>
        </w:rPr>
        <w:t xml:space="preserve">victories over humans in games such as </w:t>
      </w:r>
      <w:r w:rsidR="003509D5">
        <w:rPr>
          <w:rFonts w:eastAsia="Times New Roman"/>
          <w:color w:val="000000" w:themeColor="text1"/>
        </w:rPr>
        <w:t xml:space="preserve">chess, </w:t>
      </w:r>
      <w:r w:rsidR="000A4285">
        <w:rPr>
          <w:rFonts w:eastAsia="Times New Roman"/>
          <w:color w:val="000000" w:themeColor="text1"/>
        </w:rPr>
        <w:t>Go</w:t>
      </w:r>
      <w:r w:rsidR="003509D5">
        <w:rPr>
          <w:rFonts w:eastAsia="Times New Roman"/>
          <w:color w:val="000000" w:themeColor="text1"/>
        </w:rPr>
        <w:t xml:space="preserve"> and Jeopardy</w:t>
      </w:r>
      <w:r w:rsidR="002143B9">
        <w:rPr>
          <w:rFonts w:eastAsia="Times New Roman"/>
          <w:color w:val="000000" w:themeColor="text1"/>
        </w:rPr>
        <w:t>!</w:t>
      </w:r>
      <w:r w:rsidR="000A4285">
        <w:rPr>
          <w:rFonts w:eastAsia="Times New Roman"/>
          <w:color w:val="000000" w:themeColor="text1"/>
        </w:rPr>
        <w:t xml:space="preserve">), but the main difference </w:t>
      </w:r>
      <w:r w:rsidR="008F2A0C">
        <w:rPr>
          <w:rFonts w:eastAsia="Times New Roman"/>
          <w:color w:val="000000" w:themeColor="text1"/>
        </w:rPr>
        <w:t>in</w:t>
      </w:r>
      <w:r w:rsidR="001E0F47">
        <w:rPr>
          <w:rFonts w:eastAsia="Times New Roman"/>
          <w:color w:val="000000" w:themeColor="text1"/>
        </w:rPr>
        <w:t xml:space="preserve"> the presenta</w:t>
      </w:r>
      <w:r w:rsidR="007E72B3">
        <w:rPr>
          <w:rFonts w:eastAsia="Times New Roman"/>
          <w:color w:val="000000" w:themeColor="text1"/>
        </w:rPr>
        <w:t>tion of the material is</w:t>
      </w:r>
      <w:r w:rsidR="001E0F47">
        <w:rPr>
          <w:rFonts w:eastAsia="Times New Roman"/>
          <w:color w:val="000000" w:themeColor="text1"/>
        </w:rPr>
        <w:t xml:space="preserve"> </w:t>
      </w:r>
      <w:r w:rsidR="008F2A0C">
        <w:rPr>
          <w:rFonts w:eastAsia="Times New Roman"/>
          <w:color w:val="000000" w:themeColor="text1"/>
        </w:rPr>
        <w:t>in the depiction of</w:t>
      </w:r>
      <w:r w:rsidR="001E0F47">
        <w:rPr>
          <w:rFonts w:eastAsia="Times New Roman"/>
          <w:color w:val="000000" w:themeColor="text1"/>
        </w:rPr>
        <w:t xml:space="preserve"> major </w:t>
      </w:r>
      <w:r w:rsidR="00BA3CAB">
        <w:rPr>
          <w:rFonts w:eastAsia="Times New Roman"/>
          <w:color w:val="000000" w:themeColor="text1"/>
        </w:rPr>
        <w:t xml:space="preserve">economic </w:t>
      </w:r>
      <w:r w:rsidR="005265D2">
        <w:rPr>
          <w:rFonts w:eastAsia="Times New Roman"/>
          <w:color w:val="000000" w:themeColor="text1"/>
        </w:rPr>
        <w:t>upheaval</w:t>
      </w:r>
      <w:r w:rsidR="00BD084A">
        <w:rPr>
          <w:rFonts w:eastAsia="Times New Roman"/>
          <w:color w:val="000000" w:themeColor="text1"/>
        </w:rPr>
        <w:t>s in the past. Most agree that the agricultural and industrial revolutions were historically significant. Then there is some debate about the relative importance during the last century of oil and gas, the combustion engine and networked electricity</w:t>
      </w:r>
      <w:r w:rsidR="00763748">
        <w:rPr>
          <w:rFonts w:eastAsia="Times New Roman"/>
          <w:color w:val="000000" w:themeColor="text1"/>
        </w:rPr>
        <w:t>. A</w:t>
      </w:r>
      <w:r w:rsidR="0006031E">
        <w:rPr>
          <w:rFonts w:eastAsia="Times New Roman"/>
          <w:color w:val="000000" w:themeColor="text1"/>
        </w:rPr>
        <w:t xml:space="preserve">ll agree that we are </w:t>
      </w:r>
      <w:r w:rsidR="00763748">
        <w:rPr>
          <w:rFonts w:eastAsia="Times New Roman"/>
          <w:color w:val="000000" w:themeColor="text1"/>
        </w:rPr>
        <w:t xml:space="preserve">now </w:t>
      </w:r>
      <w:r w:rsidR="0006031E">
        <w:rPr>
          <w:rFonts w:eastAsia="Times New Roman"/>
          <w:color w:val="000000" w:themeColor="text1"/>
        </w:rPr>
        <w:t xml:space="preserve">in the midst of another great technical </w:t>
      </w:r>
      <w:r w:rsidR="002F2F9A">
        <w:rPr>
          <w:rFonts w:eastAsia="Times New Roman"/>
          <w:color w:val="000000" w:themeColor="text1"/>
        </w:rPr>
        <w:t>upheaval</w:t>
      </w:r>
      <w:r w:rsidR="0006031E">
        <w:rPr>
          <w:rFonts w:eastAsia="Times New Roman"/>
          <w:color w:val="000000" w:themeColor="text1"/>
        </w:rPr>
        <w:t xml:space="preserve">, the </w:t>
      </w:r>
      <w:r w:rsidR="0006031E" w:rsidRPr="0006031E">
        <w:rPr>
          <w:rFonts w:eastAsia="Times New Roman"/>
          <w:i/>
          <w:color w:val="000000" w:themeColor="text1"/>
        </w:rPr>
        <w:lastRenderedPageBreak/>
        <w:t>digital revolution</w:t>
      </w:r>
      <w:r w:rsidR="0006031E">
        <w:rPr>
          <w:rFonts w:eastAsia="Times New Roman"/>
          <w:color w:val="000000" w:themeColor="text1"/>
        </w:rPr>
        <w:t>. The nature of such revolutions has been studied by historians, sociologist and novelists.</w:t>
      </w:r>
      <w:r w:rsidR="00404066">
        <w:rPr>
          <w:rFonts w:eastAsia="Times New Roman"/>
          <w:color w:val="000000" w:themeColor="text1"/>
        </w:rPr>
        <w:t xml:space="preserve"> Here I am going to turn to </w:t>
      </w:r>
      <w:r w:rsidR="00D14C4D">
        <w:rPr>
          <w:rFonts w:eastAsia="Times New Roman"/>
          <w:color w:val="000000" w:themeColor="text1"/>
        </w:rPr>
        <w:t xml:space="preserve">economics, specifically </w:t>
      </w:r>
      <w:r w:rsidR="0006031E">
        <w:rPr>
          <w:rFonts w:eastAsia="Times New Roman"/>
          <w:color w:val="000000" w:themeColor="text1"/>
        </w:rPr>
        <w:t>the economics of technology penetration</w:t>
      </w:r>
      <w:r w:rsidR="009832AB">
        <w:rPr>
          <w:rFonts w:eastAsia="Times New Roman"/>
          <w:color w:val="000000" w:themeColor="text1"/>
        </w:rPr>
        <w:t>,</w:t>
      </w:r>
      <w:r w:rsidR="0006031E">
        <w:rPr>
          <w:rFonts w:eastAsia="Times New Roman"/>
          <w:color w:val="000000" w:themeColor="text1"/>
        </w:rPr>
        <w:t xml:space="preserve"> which has had some success in the development of useful quantitative and qualitative models.</w:t>
      </w:r>
      <w:r w:rsidR="00B94355">
        <w:rPr>
          <w:rFonts w:eastAsia="Times New Roman"/>
          <w:color w:val="000000" w:themeColor="text1"/>
        </w:rPr>
        <w:t xml:space="preserve"> In effect, the complex dynamics of social systems can be reinterpreted</w:t>
      </w:r>
      <w:r w:rsidR="0010025E">
        <w:rPr>
          <w:rFonts w:eastAsia="Times New Roman"/>
          <w:color w:val="000000" w:themeColor="text1"/>
        </w:rPr>
        <w:t xml:space="preserve"> in terms of economic phenomena</w:t>
      </w:r>
      <w:r w:rsidR="00B94355">
        <w:rPr>
          <w:rFonts w:eastAsia="Times New Roman"/>
          <w:color w:val="000000" w:themeColor="text1"/>
        </w:rPr>
        <w:t>.</w:t>
      </w:r>
    </w:p>
    <w:p w14:paraId="0B9C832A" w14:textId="77777777" w:rsidR="007E606E" w:rsidRDefault="007E606E" w:rsidP="004B733C">
      <w:pPr>
        <w:rPr>
          <w:rFonts w:eastAsia="Times New Roman"/>
          <w:color w:val="000000" w:themeColor="text1"/>
        </w:rPr>
      </w:pPr>
    </w:p>
    <w:p w14:paraId="11BAD22E" w14:textId="77777777" w:rsidR="00145848" w:rsidRPr="00E84907" w:rsidRDefault="00145848" w:rsidP="00145848">
      <w:pPr>
        <w:rPr>
          <w:rFonts w:eastAsia="Times New Roman"/>
          <w:b/>
          <w:color w:val="000000" w:themeColor="text1"/>
        </w:rPr>
      </w:pPr>
      <w:r w:rsidRPr="00E84907">
        <w:rPr>
          <w:rFonts w:eastAsia="Times New Roman"/>
          <w:b/>
          <w:color w:val="000000" w:themeColor="text1"/>
        </w:rPr>
        <w:t>The economics of technology penetration</w:t>
      </w:r>
    </w:p>
    <w:p w14:paraId="471DE110" w14:textId="77777777" w:rsidR="00145848" w:rsidRPr="00E84907" w:rsidRDefault="00145848" w:rsidP="00145848">
      <w:pPr>
        <w:rPr>
          <w:rFonts w:eastAsia="Times New Roman"/>
          <w:color w:val="000000" w:themeColor="text1"/>
        </w:rPr>
      </w:pPr>
    </w:p>
    <w:p w14:paraId="54E4DFC2" w14:textId="4ED78080" w:rsidR="00D9415D" w:rsidRDefault="00B42616" w:rsidP="00145848">
      <w:pPr>
        <w:rPr>
          <w:rFonts w:eastAsia="Times New Roman"/>
          <w:color w:val="000000" w:themeColor="text1"/>
        </w:rPr>
      </w:pPr>
      <w:r>
        <w:rPr>
          <w:rFonts w:eastAsia="Times New Roman"/>
          <w:color w:val="000000" w:themeColor="text1"/>
        </w:rPr>
        <w:t>I first came across th</w:t>
      </w:r>
      <w:r w:rsidR="00E4721B">
        <w:rPr>
          <w:rFonts w:eastAsia="Times New Roman"/>
          <w:color w:val="000000" w:themeColor="text1"/>
        </w:rPr>
        <w:t>e economic theory</w:t>
      </w:r>
      <w:r w:rsidR="003573FE">
        <w:rPr>
          <w:rFonts w:eastAsia="Times New Roman"/>
          <w:color w:val="000000" w:themeColor="text1"/>
        </w:rPr>
        <w:t xml:space="preserve"> of technology penetration when I was interested </w:t>
      </w:r>
      <w:r w:rsidR="006271F5">
        <w:rPr>
          <w:rFonts w:eastAsia="Times New Roman"/>
          <w:color w:val="000000" w:themeColor="text1"/>
        </w:rPr>
        <w:t xml:space="preserve">in the </w:t>
      </w:r>
      <w:r w:rsidR="00646EAE">
        <w:rPr>
          <w:rFonts w:eastAsia="Times New Roman"/>
          <w:color w:val="000000" w:themeColor="text1"/>
        </w:rPr>
        <w:t>adop</w:t>
      </w:r>
      <w:r w:rsidR="006271F5">
        <w:rPr>
          <w:rFonts w:eastAsia="Times New Roman"/>
          <w:color w:val="000000" w:themeColor="text1"/>
        </w:rPr>
        <w:t>tion of new</w:t>
      </w:r>
      <w:r w:rsidR="003573FE">
        <w:rPr>
          <w:rFonts w:eastAsia="Times New Roman"/>
          <w:color w:val="000000" w:themeColor="text1"/>
        </w:rPr>
        <w:t xml:space="preserve"> technologies in UK </w:t>
      </w:r>
      <w:r w:rsidR="00445F07">
        <w:rPr>
          <w:rFonts w:eastAsia="Times New Roman"/>
          <w:color w:val="000000" w:themeColor="text1"/>
        </w:rPr>
        <w:t xml:space="preserve">coal </w:t>
      </w:r>
      <w:r w:rsidR="00E2147B">
        <w:rPr>
          <w:rFonts w:eastAsia="Times New Roman"/>
          <w:color w:val="000000" w:themeColor="text1"/>
        </w:rPr>
        <w:t>mines; the theory</w:t>
      </w:r>
      <w:r w:rsidR="003573FE">
        <w:rPr>
          <w:rFonts w:eastAsia="Times New Roman"/>
          <w:color w:val="000000" w:themeColor="text1"/>
        </w:rPr>
        <w:t xml:space="preserve"> helped me think more clearly about the issues. Subsequently</w:t>
      </w:r>
      <w:r w:rsidR="00E2147B">
        <w:rPr>
          <w:rFonts w:eastAsia="Times New Roman"/>
          <w:color w:val="000000" w:themeColor="text1"/>
        </w:rPr>
        <w:t>,</w:t>
      </w:r>
      <w:r w:rsidR="003573FE">
        <w:rPr>
          <w:rFonts w:eastAsia="Times New Roman"/>
          <w:color w:val="000000" w:themeColor="text1"/>
        </w:rPr>
        <w:t xml:space="preserve"> I applied </w:t>
      </w:r>
      <w:r w:rsidR="00E2147B">
        <w:rPr>
          <w:rFonts w:eastAsia="Times New Roman"/>
          <w:color w:val="000000" w:themeColor="text1"/>
        </w:rPr>
        <w:t>the theory</w:t>
      </w:r>
      <w:r w:rsidR="00487980">
        <w:rPr>
          <w:rFonts w:eastAsia="Times New Roman"/>
          <w:color w:val="000000" w:themeColor="text1"/>
        </w:rPr>
        <w:t xml:space="preserve"> to </w:t>
      </w:r>
      <w:r w:rsidR="003573FE">
        <w:rPr>
          <w:rFonts w:eastAsia="Times New Roman"/>
          <w:color w:val="000000" w:themeColor="text1"/>
        </w:rPr>
        <w:t>oil penetrating coal, gas penetrating oil and so on</w:t>
      </w:r>
      <w:r w:rsidR="00E2147B">
        <w:rPr>
          <w:rFonts w:eastAsia="Times New Roman"/>
          <w:color w:val="000000" w:themeColor="text1"/>
        </w:rPr>
        <w:t xml:space="preserve"> in the energy market</w:t>
      </w:r>
      <w:r w:rsidR="003573FE">
        <w:rPr>
          <w:rFonts w:eastAsia="Times New Roman"/>
          <w:color w:val="000000" w:themeColor="text1"/>
        </w:rPr>
        <w:t xml:space="preserve">. </w:t>
      </w:r>
      <w:r w:rsidR="004F0E4F">
        <w:rPr>
          <w:rFonts w:eastAsia="Times New Roman"/>
          <w:color w:val="000000" w:themeColor="text1"/>
        </w:rPr>
        <w:t xml:space="preserve">Again it was thought provoking. </w:t>
      </w:r>
      <w:r w:rsidR="00704270">
        <w:rPr>
          <w:rFonts w:eastAsia="Times New Roman"/>
          <w:color w:val="000000" w:themeColor="text1"/>
        </w:rPr>
        <w:t xml:space="preserve">Common sense tells us that for a new technology to displace an old one, it must have some </w:t>
      </w:r>
      <w:r w:rsidR="00F63F15">
        <w:rPr>
          <w:rFonts w:eastAsia="Times New Roman"/>
          <w:color w:val="000000" w:themeColor="text1"/>
        </w:rPr>
        <w:t>distin</w:t>
      </w:r>
      <w:r w:rsidR="004E6614">
        <w:rPr>
          <w:rFonts w:eastAsia="Times New Roman"/>
          <w:color w:val="000000" w:themeColor="text1"/>
        </w:rPr>
        <w:t>c</w:t>
      </w:r>
      <w:r w:rsidR="00F63F15">
        <w:rPr>
          <w:rFonts w:eastAsia="Times New Roman"/>
          <w:color w:val="000000" w:themeColor="text1"/>
        </w:rPr>
        <w:t xml:space="preserve">t </w:t>
      </w:r>
      <w:r w:rsidR="00704270">
        <w:rPr>
          <w:rFonts w:eastAsia="Times New Roman"/>
          <w:color w:val="000000" w:themeColor="text1"/>
        </w:rPr>
        <w:t>advantages. In the case of computerization, the main driving force has been the increased power and reduced cost of computers</w:t>
      </w:r>
      <w:r w:rsidR="00632185">
        <w:rPr>
          <w:rFonts w:eastAsia="Times New Roman"/>
          <w:color w:val="000000" w:themeColor="text1"/>
        </w:rPr>
        <w:t xml:space="preserve"> (more bangs for your bucks)</w:t>
      </w:r>
      <w:r w:rsidR="00E2147B">
        <w:rPr>
          <w:rFonts w:eastAsia="Times New Roman"/>
          <w:color w:val="000000" w:themeColor="text1"/>
        </w:rPr>
        <w:t>, t</w:t>
      </w:r>
      <w:r w:rsidR="004E6614">
        <w:rPr>
          <w:rFonts w:eastAsia="Times New Roman"/>
          <w:color w:val="000000" w:themeColor="text1"/>
        </w:rPr>
        <w:t xml:space="preserve">he </w:t>
      </w:r>
      <w:r w:rsidR="00442A9E">
        <w:rPr>
          <w:rFonts w:eastAsia="Times New Roman"/>
          <w:color w:val="000000" w:themeColor="text1"/>
        </w:rPr>
        <w:t xml:space="preserve">result </w:t>
      </w:r>
      <w:r w:rsidR="004E6614">
        <w:rPr>
          <w:rFonts w:eastAsia="Times New Roman"/>
          <w:color w:val="000000" w:themeColor="text1"/>
        </w:rPr>
        <w:t>of</w:t>
      </w:r>
      <w:r w:rsidR="0018604E">
        <w:rPr>
          <w:rFonts w:eastAsia="Times New Roman"/>
          <w:color w:val="000000" w:themeColor="text1"/>
        </w:rPr>
        <w:t xml:space="preserve"> scientists and </w:t>
      </w:r>
      <w:r w:rsidR="00442A9E">
        <w:rPr>
          <w:rFonts w:eastAsia="Times New Roman"/>
          <w:color w:val="000000" w:themeColor="text1"/>
        </w:rPr>
        <w:t>engineers</w:t>
      </w:r>
      <w:r w:rsidR="00DC42AB">
        <w:rPr>
          <w:rFonts w:eastAsia="Times New Roman"/>
          <w:color w:val="000000" w:themeColor="text1"/>
        </w:rPr>
        <w:t xml:space="preserve"> </w:t>
      </w:r>
      <w:r w:rsidR="00442A9E">
        <w:rPr>
          <w:rFonts w:eastAsia="Times New Roman"/>
          <w:color w:val="000000" w:themeColor="text1"/>
        </w:rPr>
        <w:t xml:space="preserve">ingeniously </w:t>
      </w:r>
      <w:r w:rsidR="004E6614">
        <w:rPr>
          <w:rFonts w:eastAsia="Times New Roman"/>
          <w:color w:val="000000" w:themeColor="text1"/>
        </w:rPr>
        <w:t>pack</w:t>
      </w:r>
      <w:r w:rsidR="00442A9E">
        <w:rPr>
          <w:rFonts w:eastAsia="Times New Roman"/>
          <w:color w:val="000000" w:themeColor="text1"/>
        </w:rPr>
        <w:t>ing</w:t>
      </w:r>
      <w:r w:rsidR="004E6614">
        <w:rPr>
          <w:rFonts w:eastAsia="Times New Roman"/>
          <w:color w:val="000000" w:themeColor="text1"/>
        </w:rPr>
        <w:t xml:space="preserve"> more and more transistors i</w:t>
      </w:r>
      <w:r w:rsidR="0018604E">
        <w:rPr>
          <w:rFonts w:eastAsia="Times New Roman"/>
          <w:color w:val="000000" w:themeColor="text1"/>
        </w:rPr>
        <w:t>nto miniaturized integrated circuits</w:t>
      </w:r>
      <w:r w:rsidR="00E2147B">
        <w:rPr>
          <w:rFonts w:eastAsia="Times New Roman"/>
          <w:color w:val="000000" w:themeColor="text1"/>
        </w:rPr>
        <w:t>.</w:t>
      </w:r>
      <w:r w:rsidR="00442A9E">
        <w:rPr>
          <w:rFonts w:eastAsia="Times New Roman"/>
          <w:color w:val="000000" w:themeColor="text1"/>
        </w:rPr>
        <w:t xml:space="preserve"> </w:t>
      </w:r>
      <w:r w:rsidR="00E2147B">
        <w:rPr>
          <w:rFonts w:eastAsia="Times New Roman"/>
          <w:color w:val="000000" w:themeColor="text1"/>
        </w:rPr>
        <w:t>P</w:t>
      </w:r>
      <w:r w:rsidR="00F63F15">
        <w:rPr>
          <w:rFonts w:eastAsia="Times New Roman"/>
          <w:color w:val="000000" w:themeColor="text1"/>
        </w:rPr>
        <w:t xml:space="preserve">erformance </w:t>
      </w:r>
      <w:r w:rsidR="00442A9E">
        <w:rPr>
          <w:rFonts w:eastAsia="Times New Roman"/>
          <w:color w:val="000000" w:themeColor="text1"/>
        </w:rPr>
        <w:t>has doubled</w:t>
      </w:r>
      <w:r w:rsidR="00F63F15">
        <w:rPr>
          <w:rFonts w:eastAsia="Times New Roman"/>
          <w:color w:val="000000" w:themeColor="text1"/>
        </w:rPr>
        <w:t xml:space="preserve"> and </w:t>
      </w:r>
      <w:r w:rsidR="00442A9E">
        <w:rPr>
          <w:rFonts w:eastAsia="Times New Roman"/>
          <w:color w:val="000000" w:themeColor="text1"/>
        </w:rPr>
        <w:t>costs halved</w:t>
      </w:r>
      <w:r w:rsidR="00704270">
        <w:rPr>
          <w:rFonts w:eastAsia="Times New Roman"/>
          <w:color w:val="000000" w:themeColor="text1"/>
        </w:rPr>
        <w:t xml:space="preserve"> every couple of years or so. This phenomenon is </w:t>
      </w:r>
      <w:r w:rsidR="00442A9E">
        <w:rPr>
          <w:rFonts w:eastAsia="Times New Roman"/>
          <w:color w:val="000000" w:themeColor="text1"/>
        </w:rPr>
        <w:t>known</w:t>
      </w:r>
      <w:r w:rsidR="00F63F15">
        <w:rPr>
          <w:rFonts w:eastAsia="Times New Roman"/>
          <w:color w:val="000000" w:themeColor="text1"/>
        </w:rPr>
        <w:t xml:space="preserve"> as</w:t>
      </w:r>
      <w:r w:rsidR="00704270">
        <w:rPr>
          <w:rFonts w:eastAsia="Times New Roman"/>
          <w:color w:val="000000" w:themeColor="text1"/>
        </w:rPr>
        <w:t xml:space="preserve"> </w:t>
      </w:r>
      <w:r w:rsidR="005E0F6F">
        <w:rPr>
          <w:rFonts w:eastAsia="Times New Roman"/>
          <w:color w:val="000000" w:themeColor="text1"/>
        </w:rPr>
        <w:t>‘</w:t>
      </w:r>
      <w:r w:rsidR="00704270">
        <w:rPr>
          <w:rFonts w:eastAsia="Times New Roman"/>
          <w:color w:val="000000" w:themeColor="text1"/>
        </w:rPr>
        <w:t>M</w:t>
      </w:r>
      <w:r w:rsidR="00442A9E">
        <w:rPr>
          <w:rFonts w:eastAsia="Times New Roman"/>
          <w:color w:val="000000" w:themeColor="text1"/>
        </w:rPr>
        <w:t xml:space="preserve">oore’s Law’ after </w:t>
      </w:r>
      <w:r w:rsidR="00DC42AB">
        <w:rPr>
          <w:rFonts w:eastAsia="Times New Roman"/>
          <w:color w:val="000000" w:themeColor="text1"/>
        </w:rPr>
        <w:t xml:space="preserve">Gordon Moore </w:t>
      </w:r>
      <w:r w:rsidR="00442A9E">
        <w:rPr>
          <w:rFonts w:eastAsia="Times New Roman"/>
          <w:color w:val="000000" w:themeColor="text1"/>
        </w:rPr>
        <w:t xml:space="preserve">who formulated the law </w:t>
      </w:r>
      <w:r w:rsidR="00DC42AB">
        <w:rPr>
          <w:rFonts w:eastAsia="Times New Roman"/>
          <w:color w:val="000000" w:themeColor="text1"/>
        </w:rPr>
        <w:t>some 50 years ago</w:t>
      </w:r>
      <w:r w:rsidR="00893E3E">
        <w:rPr>
          <w:rFonts w:eastAsia="Times New Roman"/>
          <w:color w:val="000000" w:themeColor="text1"/>
        </w:rPr>
        <w:t>;</w:t>
      </w:r>
      <w:r w:rsidR="00BC1819">
        <w:rPr>
          <w:rFonts w:eastAsia="Times New Roman"/>
          <w:color w:val="000000" w:themeColor="text1"/>
        </w:rPr>
        <w:t xml:space="preserve"> </w:t>
      </w:r>
      <w:r w:rsidR="00442A9E">
        <w:rPr>
          <w:rFonts w:eastAsia="Times New Roman"/>
          <w:color w:val="000000" w:themeColor="text1"/>
        </w:rPr>
        <w:t xml:space="preserve">it </w:t>
      </w:r>
      <w:r w:rsidR="00BC1819">
        <w:rPr>
          <w:rFonts w:eastAsia="Times New Roman"/>
          <w:color w:val="000000" w:themeColor="text1"/>
        </w:rPr>
        <w:t>has held, more or less, ever since</w:t>
      </w:r>
      <w:r w:rsidR="00DC42AB">
        <w:rPr>
          <w:rFonts w:eastAsia="Times New Roman"/>
          <w:color w:val="000000" w:themeColor="text1"/>
        </w:rPr>
        <w:t>.</w:t>
      </w:r>
      <w:r w:rsidR="00442A9E">
        <w:rPr>
          <w:rFonts w:eastAsia="Times New Roman"/>
          <w:color w:val="000000" w:themeColor="text1"/>
        </w:rPr>
        <w:t xml:space="preserve"> The cumulative effect of an exponential process</w:t>
      </w:r>
      <w:r w:rsidR="0018604E">
        <w:rPr>
          <w:rFonts w:eastAsia="Times New Roman"/>
          <w:color w:val="000000" w:themeColor="text1"/>
        </w:rPr>
        <w:t xml:space="preserve"> </w:t>
      </w:r>
      <w:r w:rsidR="00E2147B">
        <w:rPr>
          <w:rFonts w:eastAsia="Times New Roman"/>
          <w:color w:val="000000" w:themeColor="text1"/>
        </w:rPr>
        <w:t xml:space="preserve">such as this </w:t>
      </w:r>
      <w:r w:rsidR="0018604E">
        <w:rPr>
          <w:rFonts w:eastAsia="Times New Roman"/>
          <w:color w:val="000000" w:themeColor="text1"/>
        </w:rPr>
        <w:t xml:space="preserve">over </w:t>
      </w:r>
      <w:r w:rsidR="004E6614">
        <w:rPr>
          <w:rFonts w:eastAsia="Times New Roman"/>
          <w:color w:val="000000" w:themeColor="text1"/>
        </w:rPr>
        <w:t xml:space="preserve">a </w:t>
      </w:r>
      <w:r w:rsidR="0018604E">
        <w:rPr>
          <w:rFonts w:eastAsia="Times New Roman"/>
          <w:color w:val="000000" w:themeColor="text1"/>
        </w:rPr>
        <w:t xml:space="preserve">very long </w:t>
      </w:r>
      <w:r w:rsidR="004E6614">
        <w:rPr>
          <w:rFonts w:eastAsia="Times New Roman"/>
          <w:color w:val="000000" w:themeColor="text1"/>
        </w:rPr>
        <w:t>period</w:t>
      </w:r>
      <w:r w:rsidR="00442A9E">
        <w:rPr>
          <w:rFonts w:eastAsia="Times New Roman"/>
          <w:color w:val="000000" w:themeColor="text1"/>
        </w:rPr>
        <w:t xml:space="preserve"> is</w:t>
      </w:r>
      <w:r w:rsidR="0018604E">
        <w:rPr>
          <w:rFonts w:eastAsia="Times New Roman"/>
          <w:color w:val="000000" w:themeColor="text1"/>
        </w:rPr>
        <w:t xml:space="preserve"> dramatic. Today there is more computing power in your smart phone than in the massive </w:t>
      </w:r>
      <w:r w:rsidR="00646EAE">
        <w:rPr>
          <w:rFonts w:eastAsia="Times New Roman"/>
          <w:color w:val="000000" w:themeColor="text1"/>
        </w:rPr>
        <w:t xml:space="preserve">mainframe </w:t>
      </w:r>
      <w:r w:rsidR="0018604E">
        <w:rPr>
          <w:rFonts w:eastAsia="Times New Roman"/>
          <w:color w:val="000000" w:themeColor="text1"/>
        </w:rPr>
        <w:t xml:space="preserve">computers </w:t>
      </w:r>
      <w:r w:rsidR="00BD2B46">
        <w:rPr>
          <w:rFonts w:eastAsia="Times New Roman"/>
          <w:color w:val="000000" w:themeColor="text1"/>
        </w:rPr>
        <w:t xml:space="preserve">of </w:t>
      </w:r>
      <w:r w:rsidR="00345DDE">
        <w:rPr>
          <w:rFonts w:eastAsia="Times New Roman"/>
          <w:color w:val="000000" w:themeColor="text1"/>
        </w:rPr>
        <w:t>40 to 50</w:t>
      </w:r>
      <w:r w:rsidR="00BD2B46">
        <w:rPr>
          <w:rFonts w:eastAsia="Times New Roman"/>
          <w:color w:val="000000" w:themeColor="text1"/>
        </w:rPr>
        <w:t xml:space="preserve"> years ago</w:t>
      </w:r>
      <w:r w:rsidR="00E2147B">
        <w:rPr>
          <w:rFonts w:eastAsia="Times New Roman"/>
          <w:color w:val="000000" w:themeColor="text1"/>
        </w:rPr>
        <w:t xml:space="preserve"> </w:t>
      </w:r>
      <w:r w:rsidR="00BD2B46">
        <w:rPr>
          <w:rFonts w:eastAsia="Times New Roman"/>
          <w:color w:val="000000" w:themeColor="text1"/>
        </w:rPr>
        <w:t>house</w:t>
      </w:r>
      <w:r w:rsidR="00345DDE">
        <w:rPr>
          <w:rFonts w:eastAsia="Times New Roman"/>
          <w:color w:val="000000" w:themeColor="text1"/>
        </w:rPr>
        <w:t>d</w:t>
      </w:r>
      <w:r w:rsidR="00BD2B46">
        <w:rPr>
          <w:rFonts w:eastAsia="Times New Roman"/>
          <w:color w:val="000000" w:themeColor="text1"/>
        </w:rPr>
        <w:t xml:space="preserve"> </w:t>
      </w:r>
      <w:r w:rsidR="0018604E">
        <w:rPr>
          <w:rFonts w:eastAsia="Times New Roman"/>
          <w:color w:val="000000" w:themeColor="text1"/>
        </w:rPr>
        <w:t xml:space="preserve">in </w:t>
      </w:r>
      <w:r w:rsidR="00445F07">
        <w:rPr>
          <w:rFonts w:eastAsia="Times New Roman"/>
          <w:color w:val="000000" w:themeColor="text1"/>
        </w:rPr>
        <w:t xml:space="preserve">special </w:t>
      </w:r>
      <w:r w:rsidR="0018604E">
        <w:rPr>
          <w:rFonts w:eastAsia="Times New Roman"/>
          <w:color w:val="000000" w:themeColor="text1"/>
        </w:rPr>
        <w:t>building</w:t>
      </w:r>
      <w:r w:rsidR="00345DDE">
        <w:rPr>
          <w:rFonts w:eastAsia="Times New Roman"/>
          <w:color w:val="000000" w:themeColor="text1"/>
        </w:rPr>
        <w:t>s</w:t>
      </w:r>
      <w:r w:rsidR="00082B42">
        <w:rPr>
          <w:rFonts w:eastAsia="Times New Roman"/>
          <w:color w:val="000000" w:themeColor="text1"/>
        </w:rPr>
        <w:t xml:space="preserve"> with </w:t>
      </w:r>
      <w:r w:rsidR="0018604E">
        <w:rPr>
          <w:rFonts w:eastAsia="Times New Roman"/>
          <w:color w:val="000000" w:themeColor="text1"/>
        </w:rPr>
        <w:t xml:space="preserve">reinforced </w:t>
      </w:r>
      <w:r w:rsidR="00082B42">
        <w:rPr>
          <w:rFonts w:eastAsia="Times New Roman"/>
          <w:color w:val="000000" w:themeColor="text1"/>
        </w:rPr>
        <w:t xml:space="preserve">floors </w:t>
      </w:r>
      <w:r w:rsidR="0018604E">
        <w:rPr>
          <w:rFonts w:eastAsia="Times New Roman"/>
          <w:color w:val="000000" w:themeColor="text1"/>
        </w:rPr>
        <w:t xml:space="preserve">to take the weight </w:t>
      </w:r>
      <w:r w:rsidR="00082B42">
        <w:rPr>
          <w:rFonts w:eastAsia="Times New Roman"/>
          <w:color w:val="000000" w:themeColor="text1"/>
        </w:rPr>
        <w:t xml:space="preserve">of the computer </w:t>
      </w:r>
      <w:r w:rsidR="0018604E">
        <w:rPr>
          <w:rFonts w:eastAsia="Times New Roman"/>
          <w:color w:val="000000" w:themeColor="text1"/>
        </w:rPr>
        <w:t xml:space="preserve">and </w:t>
      </w:r>
      <w:r w:rsidR="00442A9E">
        <w:rPr>
          <w:rFonts w:eastAsia="Times New Roman"/>
          <w:color w:val="000000" w:themeColor="text1"/>
        </w:rPr>
        <w:t>its</w:t>
      </w:r>
      <w:r w:rsidR="00082B42">
        <w:rPr>
          <w:rFonts w:eastAsia="Times New Roman"/>
          <w:color w:val="000000" w:themeColor="text1"/>
        </w:rPr>
        <w:t xml:space="preserve"> </w:t>
      </w:r>
      <w:r w:rsidR="0018604E">
        <w:rPr>
          <w:rFonts w:eastAsia="Times New Roman"/>
          <w:color w:val="000000" w:themeColor="text1"/>
        </w:rPr>
        <w:t>water cooling system</w:t>
      </w:r>
      <w:r w:rsidR="00345DDE">
        <w:rPr>
          <w:rFonts w:eastAsia="Times New Roman"/>
          <w:color w:val="000000" w:themeColor="text1"/>
        </w:rPr>
        <w:t xml:space="preserve">. The second driving force has been the reduction in cost and increasing functionality of telecommunication giving rise to the internet, the world wide web and cloud </w:t>
      </w:r>
      <w:r w:rsidR="00646EAE">
        <w:rPr>
          <w:rFonts w:eastAsia="Times New Roman"/>
          <w:color w:val="000000" w:themeColor="text1"/>
        </w:rPr>
        <w:t>services</w:t>
      </w:r>
      <w:r w:rsidR="004E6614">
        <w:rPr>
          <w:rFonts w:eastAsia="Times New Roman"/>
          <w:color w:val="000000" w:themeColor="text1"/>
        </w:rPr>
        <w:t>.</w:t>
      </w:r>
      <w:r w:rsidR="00082B42">
        <w:rPr>
          <w:rFonts w:eastAsia="Times New Roman"/>
          <w:color w:val="000000" w:themeColor="text1"/>
        </w:rPr>
        <w:t xml:space="preserve"> Exponential </w:t>
      </w:r>
      <w:r w:rsidR="002E194B">
        <w:rPr>
          <w:rFonts w:eastAsia="Times New Roman"/>
          <w:color w:val="000000" w:themeColor="text1"/>
        </w:rPr>
        <w:t xml:space="preserve">growth </w:t>
      </w:r>
      <w:r w:rsidR="00082B42">
        <w:rPr>
          <w:rFonts w:eastAsia="Times New Roman"/>
          <w:color w:val="000000" w:themeColor="text1"/>
        </w:rPr>
        <w:t xml:space="preserve">processes </w:t>
      </w:r>
      <w:r w:rsidR="002E194B">
        <w:rPr>
          <w:rFonts w:eastAsia="Times New Roman"/>
          <w:color w:val="000000" w:themeColor="text1"/>
        </w:rPr>
        <w:t xml:space="preserve">cannot be sustained for ever; </w:t>
      </w:r>
      <w:r w:rsidR="00082B42">
        <w:rPr>
          <w:rFonts w:eastAsia="Times New Roman"/>
          <w:color w:val="000000" w:themeColor="text1"/>
        </w:rPr>
        <w:t>eventually</w:t>
      </w:r>
      <w:r w:rsidR="002E194B">
        <w:rPr>
          <w:rFonts w:eastAsia="Times New Roman"/>
          <w:color w:val="000000" w:themeColor="text1"/>
        </w:rPr>
        <w:t xml:space="preserve"> </w:t>
      </w:r>
      <w:r w:rsidR="00442A9E">
        <w:rPr>
          <w:rFonts w:eastAsia="Times New Roman"/>
          <w:color w:val="000000" w:themeColor="text1"/>
        </w:rPr>
        <w:t>they</w:t>
      </w:r>
      <w:r w:rsidR="00871A0D">
        <w:rPr>
          <w:rFonts w:eastAsia="Times New Roman"/>
          <w:color w:val="000000" w:themeColor="text1"/>
        </w:rPr>
        <w:t xml:space="preserve"> slow</w:t>
      </w:r>
      <w:r w:rsidR="00D4303B">
        <w:rPr>
          <w:rFonts w:eastAsia="Times New Roman"/>
          <w:color w:val="000000" w:themeColor="text1"/>
        </w:rPr>
        <w:t xml:space="preserve"> down</w:t>
      </w:r>
      <w:r w:rsidR="007E2529">
        <w:rPr>
          <w:rFonts w:eastAsia="Times New Roman"/>
          <w:color w:val="000000" w:themeColor="text1"/>
        </w:rPr>
        <w:t>.</w:t>
      </w:r>
      <w:r w:rsidR="002E194B">
        <w:rPr>
          <w:rFonts w:eastAsia="Times New Roman"/>
          <w:color w:val="000000" w:themeColor="text1"/>
        </w:rPr>
        <w:t xml:space="preserve"> </w:t>
      </w:r>
    </w:p>
    <w:p w14:paraId="3535D6A4" w14:textId="77777777" w:rsidR="00D9415D" w:rsidRDefault="00D9415D" w:rsidP="00145848">
      <w:pPr>
        <w:rPr>
          <w:rFonts w:eastAsia="Times New Roman"/>
          <w:color w:val="000000" w:themeColor="text1"/>
        </w:rPr>
      </w:pPr>
    </w:p>
    <w:p w14:paraId="48889791" w14:textId="0A08CB55" w:rsidR="00D9415D" w:rsidRDefault="00D9415D" w:rsidP="00D9415D">
      <w:pPr>
        <w:rPr>
          <w:rFonts w:eastAsia="Times New Roman"/>
          <w:iCs/>
          <w:color w:val="222222"/>
        </w:rPr>
      </w:pPr>
      <w:r>
        <w:rPr>
          <w:rFonts w:eastAsia="Times New Roman"/>
          <w:iCs/>
          <w:color w:val="222222"/>
        </w:rPr>
        <w:t xml:space="preserve">In terms of </w:t>
      </w:r>
      <w:r w:rsidR="000463CD">
        <w:rPr>
          <w:rFonts w:eastAsia="Times New Roman"/>
          <w:iCs/>
          <w:color w:val="222222"/>
        </w:rPr>
        <w:t xml:space="preserve">digital </w:t>
      </w:r>
      <w:r>
        <w:rPr>
          <w:rFonts w:eastAsia="Times New Roman"/>
          <w:iCs/>
          <w:color w:val="222222"/>
        </w:rPr>
        <w:t xml:space="preserve">technology, </w:t>
      </w:r>
      <w:r w:rsidR="00E2147B">
        <w:rPr>
          <w:rFonts w:eastAsia="Times New Roman"/>
          <w:iCs/>
          <w:color w:val="222222"/>
        </w:rPr>
        <w:t xml:space="preserve">although </w:t>
      </w:r>
      <w:r w:rsidR="00D4303B">
        <w:rPr>
          <w:rFonts w:eastAsia="Times New Roman"/>
          <w:iCs/>
          <w:color w:val="222222"/>
        </w:rPr>
        <w:t>exponential advances can</w:t>
      </w:r>
      <w:r w:rsidR="00383DA9">
        <w:rPr>
          <w:rFonts w:eastAsia="Times New Roman"/>
          <w:iCs/>
          <w:color w:val="222222"/>
        </w:rPr>
        <w:t>not</w:t>
      </w:r>
      <w:r>
        <w:rPr>
          <w:rFonts w:eastAsia="Times New Roman"/>
          <w:iCs/>
          <w:color w:val="222222"/>
        </w:rPr>
        <w:t xml:space="preserve"> be expected to continue</w:t>
      </w:r>
      <w:r w:rsidR="000463CD">
        <w:rPr>
          <w:rFonts w:eastAsia="Times New Roman"/>
          <w:iCs/>
          <w:color w:val="222222"/>
        </w:rPr>
        <w:t xml:space="preserve"> for ever</w:t>
      </w:r>
      <w:r w:rsidR="00E2147B">
        <w:rPr>
          <w:rFonts w:eastAsia="Times New Roman"/>
          <w:iCs/>
          <w:color w:val="222222"/>
        </w:rPr>
        <w:t>,</w:t>
      </w:r>
      <w:r>
        <w:rPr>
          <w:rFonts w:eastAsia="Times New Roman"/>
          <w:iCs/>
          <w:color w:val="222222"/>
        </w:rPr>
        <w:t xml:space="preserve"> it is very unlikely that progress will suddenly stop altogether. </w:t>
      </w:r>
      <w:r w:rsidR="00E2147B">
        <w:rPr>
          <w:rFonts w:eastAsia="Times New Roman"/>
          <w:color w:val="000000" w:themeColor="text1"/>
        </w:rPr>
        <w:t xml:space="preserve">Even modest growth </w:t>
      </w:r>
      <w:r w:rsidR="00871A0D">
        <w:rPr>
          <w:rFonts w:eastAsia="Times New Roman"/>
          <w:color w:val="000000" w:themeColor="text1"/>
        </w:rPr>
        <w:t xml:space="preserve">in the future </w:t>
      </w:r>
      <w:r w:rsidR="00E2147B">
        <w:rPr>
          <w:rFonts w:eastAsia="Times New Roman"/>
          <w:color w:val="000000" w:themeColor="text1"/>
        </w:rPr>
        <w:t xml:space="preserve">will </w:t>
      </w:r>
      <w:r w:rsidR="00871A0D">
        <w:rPr>
          <w:rFonts w:eastAsia="Times New Roman"/>
          <w:color w:val="000000" w:themeColor="text1"/>
        </w:rPr>
        <w:t xml:space="preserve">result </w:t>
      </w:r>
      <w:r w:rsidR="00646EAE">
        <w:rPr>
          <w:rFonts w:eastAsia="Times New Roman"/>
          <w:color w:val="000000" w:themeColor="text1"/>
        </w:rPr>
        <w:t xml:space="preserve">in </w:t>
      </w:r>
      <w:r w:rsidR="00871A0D">
        <w:rPr>
          <w:rFonts w:eastAsia="Times New Roman"/>
          <w:color w:val="000000" w:themeColor="text1"/>
        </w:rPr>
        <w:t>vast increases in computing power</w:t>
      </w:r>
      <w:r w:rsidR="00893E3E">
        <w:rPr>
          <w:rFonts w:eastAsia="Times New Roman"/>
          <w:iCs/>
          <w:color w:val="222222"/>
        </w:rPr>
        <w:t>; m</w:t>
      </w:r>
      <w:r>
        <w:rPr>
          <w:rFonts w:eastAsia="Times New Roman"/>
          <w:iCs/>
          <w:color w:val="222222"/>
        </w:rPr>
        <w:t>oreover</w:t>
      </w:r>
      <w:r w:rsidR="005775B3">
        <w:rPr>
          <w:rFonts w:eastAsia="Times New Roman"/>
          <w:iCs/>
          <w:color w:val="222222"/>
        </w:rPr>
        <w:t>,</w:t>
      </w:r>
      <w:r>
        <w:rPr>
          <w:rFonts w:eastAsia="Times New Roman"/>
          <w:iCs/>
          <w:color w:val="222222"/>
        </w:rPr>
        <w:t xml:space="preserve"> we </w:t>
      </w:r>
      <w:r w:rsidR="00646EAE">
        <w:rPr>
          <w:rFonts w:eastAsia="Times New Roman"/>
          <w:iCs/>
          <w:color w:val="222222"/>
        </w:rPr>
        <w:t>have yet to</w:t>
      </w:r>
      <w:r>
        <w:rPr>
          <w:rFonts w:eastAsia="Times New Roman"/>
          <w:iCs/>
          <w:color w:val="222222"/>
        </w:rPr>
        <w:t xml:space="preserve"> </w:t>
      </w:r>
      <w:r w:rsidR="00B72DBB">
        <w:rPr>
          <w:rFonts w:eastAsia="Times New Roman"/>
          <w:iCs/>
          <w:color w:val="222222"/>
        </w:rPr>
        <w:t xml:space="preserve">fully </w:t>
      </w:r>
      <w:r w:rsidR="00D4303B">
        <w:rPr>
          <w:rFonts w:eastAsia="Times New Roman"/>
          <w:iCs/>
          <w:color w:val="222222"/>
        </w:rPr>
        <w:t>utilise</w:t>
      </w:r>
      <w:r>
        <w:rPr>
          <w:rFonts w:eastAsia="Times New Roman"/>
          <w:iCs/>
          <w:color w:val="222222"/>
        </w:rPr>
        <w:t xml:space="preserve"> all the power now available. </w:t>
      </w:r>
      <w:r w:rsidR="00E2147B">
        <w:rPr>
          <w:rFonts w:eastAsia="Times New Roman"/>
          <w:iCs/>
          <w:color w:val="222222"/>
        </w:rPr>
        <w:t xml:space="preserve">The future progress of AI </w:t>
      </w:r>
      <w:r w:rsidR="004B4A1B">
        <w:rPr>
          <w:rFonts w:eastAsia="Times New Roman"/>
          <w:iCs/>
          <w:color w:val="222222"/>
        </w:rPr>
        <w:t>technology</w:t>
      </w:r>
      <w:r w:rsidR="00E2147B">
        <w:rPr>
          <w:rFonts w:eastAsia="Times New Roman"/>
          <w:iCs/>
          <w:color w:val="222222"/>
        </w:rPr>
        <w:t xml:space="preserve"> lies in the availability </w:t>
      </w:r>
      <w:r w:rsidR="004B4A1B">
        <w:rPr>
          <w:rFonts w:eastAsia="Times New Roman"/>
          <w:iCs/>
          <w:color w:val="222222"/>
        </w:rPr>
        <w:t>of data</w:t>
      </w:r>
      <w:r w:rsidR="00E2147B">
        <w:rPr>
          <w:rFonts w:eastAsia="Times New Roman"/>
          <w:iCs/>
          <w:color w:val="222222"/>
        </w:rPr>
        <w:t>. Data</w:t>
      </w:r>
      <w:r>
        <w:rPr>
          <w:rFonts w:eastAsia="Times New Roman"/>
          <w:iCs/>
          <w:color w:val="222222"/>
        </w:rPr>
        <w:t xml:space="preserve"> is </w:t>
      </w:r>
      <w:r w:rsidR="00B72DBB">
        <w:rPr>
          <w:rFonts w:eastAsia="Times New Roman"/>
          <w:iCs/>
          <w:color w:val="222222"/>
        </w:rPr>
        <w:t xml:space="preserve">also </w:t>
      </w:r>
      <w:r w:rsidR="00893E3E">
        <w:rPr>
          <w:rFonts w:eastAsia="Times New Roman"/>
          <w:iCs/>
          <w:color w:val="222222"/>
        </w:rPr>
        <w:t>growing</w:t>
      </w:r>
      <w:r w:rsidR="00E2147B">
        <w:rPr>
          <w:rFonts w:eastAsia="Times New Roman"/>
          <w:iCs/>
          <w:color w:val="222222"/>
        </w:rPr>
        <w:t xml:space="preserve"> exponentially</w:t>
      </w:r>
      <w:r w:rsidR="004B4A1B">
        <w:rPr>
          <w:rFonts w:eastAsia="Times New Roman"/>
          <w:iCs/>
          <w:color w:val="222222"/>
        </w:rPr>
        <w:t>;</w:t>
      </w:r>
      <w:r w:rsidR="00D4303B">
        <w:rPr>
          <w:rFonts w:eastAsia="Times New Roman"/>
          <w:iCs/>
          <w:color w:val="222222"/>
        </w:rPr>
        <w:t xml:space="preserve"> the world is</w:t>
      </w:r>
      <w:r w:rsidR="00E2147B">
        <w:rPr>
          <w:rFonts w:eastAsia="Times New Roman"/>
          <w:iCs/>
          <w:color w:val="222222"/>
        </w:rPr>
        <w:t xml:space="preserve"> awash with data. </w:t>
      </w:r>
      <w:r w:rsidR="00893E3E">
        <w:rPr>
          <w:rFonts w:eastAsia="Times New Roman"/>
          <w:iCs/>
          <w:color w:val="222222"/>
        </w:rPr>
        <w:t>Now t</w:t>
      </w:r>
      <w:r w:rsidR="004B4A1B">
        <w:rPr>
          <w:rFonts w:eastAsia="Times New Roman"/>
          <w:iCs/>
          <w:color w:val="222222"/>
        </w:rPr>
        <w:t>he issue</w:t>
      </w:r>
      <w:r>
        <w:rPr>
          <w:rFonts w:eastAsia="Times New Roman"/>
          <w:iCs/>
          <w:color w:val="222222"/>
        </w:rPr>
        <w:t xml:space="preserve"> is access</w:t>
      </w:r>
      <w:r w:rsidR="000463CD">
        <w:rPr>
          <w:rFonts w:eastAsia="Times New Roman"/>
          <w:iCs/>
          <w:color w:val="222222"/>
        </w:rPr>
        <w:t xml:space="preserve"> to the data</w:t>
      </w:r>
      <w:r>
        <w:rPr>
          <w:rFonts w:eastAsia="Times New Roman"/>
          <w:iCs/>
          <w:color w:val="222222"/>
        </w:rPr>
        <w:t>. We have already seen the value of access to data in the success of digital companies such as Apple</w:t>
      </w:r>
      <w:r w:rsidR="00B30317">
        <w:rPr>
          <w:rFonts w:eastAsia="Times New Roman"/>
          <w:iCs/>
          <w:color w:val="222222"/>
        </w:rPr>
        <w:t xml:space="preserve"> Inc.</w:t>
      </w:r>
      <w:r>
        <w:rPr>
          <w:rFonts w:eastAsia="Times New Roman"/>
          <w:iCs/>
          <w:color w:val="222222"/>
        </w:rPr>
        <w:t>, Alphabet</w:t>
      </w:r>
      <w:r w:rsidR="00B30317">
        <w:rPr>
          <w:rFonts w:eastAsia="Times New Roman"/>
          <w:iCs/>
          <w:color w:val="222222"/>
        </w:rPr>
        <w:t xml:space="preserve"> Inc.</w:t>
      </w:r>
      <w:r>
        <w:rPr>
          <w:rFonts w:eastAsia="Times New Roman"/>
          <w:iCs/>
          <w:color w:val="222222"/>
        </w:rPr>
        <w:t>, Amazon</w:t>
      </w:r>
      <w:r w:rsidR="00B30317">
        <w:rPr>
          <w:rFonts w:eastAsia="Times New Roman"/>
          <w:iCs/>
          <w:color w:val="222222"/>
        </w:rPr>
        <w:t>.com</w:t>
      </w:r>
      <w:r>
        <w:rPr>
          <w:rFonts w:eastAsia="Times New Roman"/>
          <w:iCs/>
          <w:color w:val="222222"/>
        </w:rPr>
        <w:t xml:space="preserve">, Microsoft and </w:t>
      </w:r>
      <w:proofErr w:type="spellStart"/>
      <w:r>
        <w:rPr>
          <w:rFonts w:eastAsia="Times New Roman"/>
          <w:iCs/>
          <w:color w:val="222222"/>
        </w:rPr>
        <w:t>Tencent</w:t>
      </w:r>
      <w:proofErr w:type="spellEnd"/>
      <w:r>
        <w:rPr>
          <w:rFonts w:eastAsia="Times New Roman"/>
          <w:iCs/>
          <w:color w:val="222222"/>
        </w:rPr>
        <w:t xml:space="preserve">, which are the five </w:t>
      </w:r>
      <w:r w:rsidR="0041243A">
        <w:rPr>
          <w:rFonts w:eastAsia="Times New Roman"/>
          <w:iCs/>
          <w:color w:val="222222"/>
        </w:rPr>
        <w:t>biggest</w:t>
      </w:r>
      <w:r>
        <w:rPr>
          <w:rFonts w:eastAsia="Times New Roman"/>
          <w:iCs/>
          <w:color w:val="222222"/>
        </w:rPr>
        <w:t xml:space="preserve"> companies in the world in terms of market value </w:t>
      </w:r>
      <w:r w:rsidR="00B72DBB">
        <w:rPr>
          <w:rFonts w:eastAsia="Times New Roman"/>
          <w:iCs/>
          <w:color w:val="222222"/>
        </w:rPr>
        <w:t xml:space="preserve">(at the time of writing: </w:t>
      </w:r>
      <w:r>
        <w:rPr>
          <w:rFonts w:eastAsia="Times New Roman"/>
          <w:iCs/>
          <w:color w:val="222222"/>
        </w:rPr>
        <w:t>first quarter</w:t>
      </w:r>
      <w:r w:rsidR="003248E0">
        <w:rPr>
          <w:rFonts w:eastAsia="Times New Roman"/>
          <w:iCs/>
          <w:color w:val="222222"/>
        </w:rPr>
        <w:t>,</w:t>
      </w:r>
      <w:r>
        <w:rPr>
          <w:rFonts w:eastAsia="Times New Roman"/>
          <w:iCs/>
          <w:color w:val="222222"/>
        </w:rPr>
        <w:t xml:space="preserve"> 2018). More conventional companies such as car manufacturers, retailers and pharmaceutical companies</w:t>
      </w:r>
      <w:r w:rsidR="00871A0D">
        <w:rPr>
          <w:rFonts w:eastAsia="Times New Roman"/>
          <w:iCs/>
          <w:color w:val="222222"/>
        </w:rPr>
        <w:t xml:space="preserve"> now realise the value of the data they are sitting on and are </w:t>
      </w:r>
      <w:r w:rsidR="00383DA9">
        <w:rPr>
          <w:rFonts w:eastAsia="Times New Roman"/>
          <w:iCs/>
          <w:color w:val="222222"/>
        </w:rPr>
        <w:t xml:space="preserve">investing </w:t>
      </w:r>
      <w:r w:rsidR="00B007DF">
        <w:rPr>
          <w:rFonts w:eastAsia="Times New Roman"/>
          <w:iCs/>
          <w:color w:val="222222"/>
        </w:rPr>
        <w:t xml:space="preserve">heavily in </w:t>
      </w:r>
      <w:r w:rsidR="000463CD">
        <w:rPr>
          <w:rFonts w:eastAsia="Times New Roman"/>
          <w:iCs/>
          <w:color w:val="222222"/>
        </w:rPr>
        <w:t>digital technology to avoid being taken over by the digital giants.</w:t>
      </w:r>
    </w:p>
    <w:p w14:paraId="604FFF0C" w14:textId="6B68F96E" w:rsidR="00145848" w:rsidRDefault="00145848" w:rsidP="00145848">
      <w:pPr>
        <w:rPr>
          <w:rFonts w:eastAsia="Times New Roman"/>
          <w:color w:val="000000" w:themeColor="text1"/>
        </w:rPr>
      </w:pPr>
    </w:p>
    <w:p w14:paraId="04D6D94D" w14:textId="4B26FE85" w:rsidR="004E6614" w:rsidRDefault="00DA009A" w:rsidP="00145848">
      <w:pPr>
        <w:rPr>
          <w:rFonts w:eastAsia="Times New Roman"/>
          <w:color w:val="000000" w:themeColor="text1"/>
        </w:rPr>
      </w:pPr>
      <w:r>
        <w:rPr>
          <w:rFonts w:eastAsia="Times New Roman"/>
          <w:color w:val="000000" w:themeColor="text1"/>
        </w:rPr>
        <w:t xml:space="preserve">The penetration of </w:t>
      </w:r>
      <w:r w:rsidR="00893E3E">
        <w:rPr>
          <w:rFonts w:eastAsia="Times New Roman"/>
          <w:color w:val="000000" w:themeColor="text1"/>
        </w:rPr>
        <w:t>new</w:t>
      </w:r>
      <w:r w:rsidR="002E194B">
        <w:rPr>
          <w:rFonts w:eastAsia="Times New Roman"/>
          <w:color w:val="000000" w:themeColor="text1"/>
        </w:rPr>
        <w:t xml:space="preserve"> technologies </w:t>
      </w:r>
      <w:r w:rsidR="003859EB">
        <w:rPr>
          <w:rFonts w:eastAsia="Times New Roman"/>
          <w:color w:val="000000" w:themeColor="text1"/>
        </w:rPr>
        <w:t>almost always</w:t>
      </w:r>
      <w:r w:rsidR="002E194B">
        <w:rPr>
          <w:rFonts w:eastAsia="Times New Roman"/>
          <w:color w:val="000000" w:themeColor="text1"/>
        </w:rPr>
        <w:t xml:space="preserve"> follows the same pattern: initially</w:t>
      </w:r>
      <w:r w:rsidR="00893E3E">
        <w:rPr>
          <w:rFonts w:eastAsia="Times New Roman"/>
          <w:color w:val="000000" w:themeColor="text1"/>
        </w:rPr>
        <w:t>, slowly at first,</w:t>
      </w:r>
      <w:r w:rsidR="002E194B">
        <w:rPr>
          <w:rFonts w:eastAsia="Times New Roman"/>
          <w:color w:val="000000" w:themeColor="text1"/>
        </w:rPr>
        <w:t xml:space="preserve"> the technology is taken up by ‘innovators’ follow</w:t>
      </w:r>
      <w:r w:rsidR="004B4A1B">
        <w:rPr>
          <w:rFonts w:eastAsia="Times New Roman"/>
          <w:color w:val="000000" w:themeColor="text1"/>
        </w:rPr>
        <w:t>ed by the ‘early adopters’; next,</w:t>
      </w:r>
      <w:r w:rsidR="002E194B">
        <w:rPr>
          <w:rFonts w:eastAsia="Times New Roman"/>
          <w:color w:val="000000" w:themeColor="text1"/>
        </w:rPr>
        <w:t xml:space="preserve"> </w:t>
      </w:r>
      <w:r w:rsidR="003248E0">
        <w:rPr>
          <w:rFonts w:eastAsia="Times New Roman"/>
          <w:color w:val="000000" w:themeColor="text1"/>
        </w:rPr>
        <w:t xml:space="preserve">the </w:t>
      </w:r>
      <w:r w:rsidR="002C137B">
        <w:rPr>
          <w:rFonts w:eastAsia="Times New Roman"/>
          <w:color w:val="000000" w:themeColor="text1"/>
        </w:rPr>
        <w:t xml:space="preserve">take up by </w:t>
      </w:r>
      <w:r w:rsidR="002E194B">
        <w:rPr>
          <w:rFonts w:eastAsia="Times New Roman"/>
          <w:color w:val="000000" w:themeColor="text1"/>
        </w:rPr>
        <w:t>the ‘early majority’ cause</w:t>
      </w:r>
      <w:r w:rsidR="002C137B">
        <w:rPr>
          <w:rFonts w:eastAsia="Times New Roman"/>
          <w:color w:val="000000" w:themeColor="text1"/>
        </w:rPr>
        <w:t xml:space="preserve">s </w:t>
      </w:r>
      <w:r w:rsidR="00CC391D">
        <w:rPr>
          <w:rFonts w:eastAsia="Times New Roman"/>
          <w:color w:val="000000" w:themeColor="text1"/>
        </w:rPr>
        <w:t>rapid growth.</w:t>
      </w:r>
      <w:r w:rsidR="002E194B">
        <w:rPr>
          <w:rFonts w:eastAsia="Times New Roman"/>
          <w:color w:val="000000" w:themeColor="text1"/>
        </w:rPr>
        <w:t xml:space="preserve"> </w:t>
      </w:r>
      <w:r w:rsidR="00CC391D">
        <w:rPr>
          <w:rFonts w:eastAsia="Times New Roman"/>
          <w:color w:val="000000" w:themeColor="text1"/>
        </w:rPr>
        <w:t>S</w:t>
      </w:r>
      <w:r w:rsidR="008377F2">
        <w:rPr>
          <w:rFonts w:eastAsia="Times New Roman"/>
          <w:color w:val="000000" w:themeColor="text1"/>
        </w:rPr>
        <w:t>o far</w:t>
      </w:r>
      <w:r w:rsidR="00646EAE">
        <w:rPr>
          <w:rFonts w:eastAsia="Times New Roman"/>
          <w:color w:val="000000" w:themeColor="text1"/>
        </w:rPr>
        <w:t>,</w:t>
      </w:r>
      <w:r w:rsidR="008377F2">
        <w:rPr>
          <w:rFonts w:eastAsia="Times New Roman"/>
          <w:color w:val="000000" w:themeColor="text1"/>
        </w:rPr>
        <w:t xml:space="preserve"> growth follows an exponential pattern</w:t>
      </w:r>
      <w:r w:rsidR="00CC391D">
        <w:rPr>
          <w:rFonts w:eastAsia="Times New Roman"/>
          <w:color w:val="000000" w:themeColor="text1"/>
        </w:rPr>
        <w:t xml:space="preserve">; </w:t>
      </w:r>
      <w:r w:rsidR="002E194B">
        <w:rPr>
          <w:rFonts w:eastAsia="Times New Roman"/>
          <w:color w:val="000000" w:themeColor="text1"/>
        </w:rPr>
        <w:t xml:space="preserve">thereafter </w:t>
      </w:r>
      <w:r w:rsidR="00F70117">
        <w:rPr>
          <w:rFonts w:eastAsia="Times New Roman"/>
          <w:color w:val="000000" w:themeColor="text1"/>
        </w:rPr>
        <w:t xml:space="preserve">the rate of </w:t>
      </w:r>
      <w:r w:rsidR="002C137B">
        <w:rPr>
          <w:rFonts w:eastAsia="Times New Roman"/>
          <w:color w:val="000000" w:themeColor="text1"/>
        </w:rPr>
        <w:t xml:space="preserve">penetration </w:t>
      </w:r>
      <w:r w:rsidR="002E194B">
        <w:rPr>
          <w:rFonts w:eastAsia="Times New Roman"/>
          <w:color w:val="000000" w:themeColor="text1"/>
        </w:rPr>
        <w:t xml:space="preserve">gradually slows </w:t>
      </w:r>
      <w:r w:rsidR="00893E3E">
        <w:rPr>
          <w:rFonts w:eastAsia="Times New Roman"/>
          <w:color w:val="000000" w:themeColor="text1"/>
        </w:rPr>
        <w:t xml:space="preserve">down </w:t>
      </w:r>
      <w:r w:rsidR="002E194B">
        <w:rPr>
          <w:rFonts w:eastAsia="Times New Roman"/>
          <w:color w:val="000000" w:themeColor="text1"/>
        </w:rPr>
        <w:t>as the ‘late majority’ follow suit; finally</w:t>
      </w:r>
      <w:r w:rsidR="005B15B0">
        <w:rPr>
          <w:rFonts w:eastAsia="Times New Roman"/>
          <w:color w:val="000000" w:themeColor="text1"/>
        </w:rPr>
        <w:t>,</w:t>
      </w:r>
      <w:r w:rsidR="002E194B">
        <w:rPr>
          <w:rFonts w:eastAsia="Times New Roman"/>
          <w:color w:val="000000" w:themeColor="text1"/>
        </w:rPr>
        <w:t xml:space="preserve"> the remaining ‘laggards’ </w:t>
      </w:r>
      <w:r w:rsidR="00CC391D">
        <w:rPr>
          <w:rFonts w:eastAsia="Times New Roman"/>
          <w:color w:val="000000" w:themeColor="text1"/>
        </w:rPr>
        <w:t xml:space="preserve">slowly </w:t>
      </w:r>
      <w:r w:rsidR="002E194B">
        <w:rPr>
          <w:rFonts w:eastAsia="Times New Roman"/>
          <w:color w:val="000000" w:themeColor="text1"/>
        </w:rPr>
        <w:t xml:space="preserve">complete </w:t>
      </w:r>
      <w:r w:rsidR="002C137B">
        <w:rPr>
          <w:rFonts w:eastAsia="Times New Roman"/>
          <w:color w:val="000000" w:themeColor="text1"/>
        </w:rPr>
        <w:t xml:space="preserve">the </w:t>
      </w:r>
      <w:r w:rsidR="005D0087">
        <w:rPr>
          <w:rFonts w:eastAsia="Times New Roman"/>
          <w:color w:val="000000" w:themeColor="text1"/>
        </w:rPr>
        <w:t>take up</w:t>
      </w:r>
      <w:r w:rsidR="002E194B">
        <w:rPr>
          <w:rFonts w:eastAsia="Times New Roman"/>
          <w:color w:val="000000" w:themeColor="text1"/>
        </w:rPr>
        <w:t xml:space="preserve">. </w:t>
      </w:r>
      <w:r w:rsidR="005D0087">
        <w:rPr>
          <w:rFonts w:eastAsia="Times New Roman"/>
          <w:color w:val="000000" w:themeColor="text1"/>
        </w:rPr>
        <w:t xml:space="preserve">These growth phases in numerical terms form a bell curve which </w:t>
      </w:r>
      <w:r w:rsidR="00893E3E">
        <w:rPr>
          <w:rFonts w:eastAsia="Times New Roman"/>
          <w:color w:val="000000" w:themeColor="text1"/>
        </w:rPr>
        <w:t>cumulatively results in the</w:t>
      </w:r>
      <w:r w:rsidR="005D0087">
        <w:rPr>
          <w:rFonts w:eastAsia="Times New Roman"/>
          <w:color w:val="000000" w:themeColor="text1"/>
        </w:rPr>
        <w:t xml:space="preserve"> penetration of the old by the new (the market share) </w:t>
      </w:r>
      <w:r w:rsidR="00043A7C">
        <w:rPr>
          <w:rFonts w:eastAsia="Times New Roman"/>
          <w:color w:val="000000" w:themeColor="text1"/>
        </w:rPr>
        <w:t>following</w:t>
      </w:r>
      <w:r w:rsidR="005D0087">
        <w:rPr>
          <w:rFonts w:eastAsia="Times New Roman"/>
          <w:color w:val="000000" w:themeColor="text1"/>
        </w:rPr>
        <w:t xml:space="preserve"> a logistic curve.</w:t>
      </w:r>
      <w:r w:rsidR="0037281D">
        <w:rPr>
          <w:rFonts w:eastAsia="Times New Roman"/>
          <w:color w:val="000000" w:themeColor="text1"/>
        </w:rPr>
        <w:t xml:space="preserve"> The economic </w:t>
      </w:r>
      <w:r w:rsidR="00CC391D">
        <w:rPr>
          <w:rFonts w:eastAsia="Times New Roman"/>
          <w:color w:val="000000" w:themeColor="text1"/>
        </w:rPr>
        <w:t>factors behind this pattern</w:t>
      </w:r>
      <w:r w:rsidR="003248E0">
        <w:rPr>
          <w:rFonts w:eastAsia="Times New Roman"/>
          <w:color w:val="000000" w:themeColor="text1"/>
        </w:rPr>
        <w:t xml:space="preserve"> </w:t>
      </w:r>
      <w:r w:rsidR="0037281D">
        <w:rPr>
          <w:rFonts w:eastAsia="Times New Roman"/>
          <w:color w:val="000000" w:themeColor="text1"/>
        </w:rPr>
        <w:t xml:space="preserve">were </w:t>
      </w:r>
      <w:r w:rsidR="00CC391D">
        <w:rPr>
          <w:rFonts w:eastAsia="Times New Roman"/>
          <w:color w:val="000000" w:themeColor="text1"/>
        </w:rPr>
        <w:t xml:space="preserve">first </w:t>
      </w:r>
      <w:r w:rsidR="0037281D">
        <w:rPr>
          <w:rFonts w:eastAsia="Times New Roman"/>
          <w:color w:val="000000" w:themeColor="text1"/>
        </w:rPr>
        <w:t>established by a very thorough empirical analysis of the take-up of hybrid corn in the American corn belt (</w:t>
      </w:r>
      <w:proofErr w:type="spellStart"/>
      <w:r w:rsidR="0037281D">
        <w:rPr>
          <w:rFonts w:eastAsia="Times New Roman"/>
          <w:color w:val="000000" w:themeColor="text1"/>
        </w:rPr>
        <w:t>G</w:t>
      </w:r>
      <w:r w:rsidR="00EB1958">
        <w:rPr>
          <w:rFonts w:eastAsia="Times New Roman"/>
          <w:color w:val="000000" w:themeColor="text1"/>
        </w:rPr>
        <w:t>r</w:t>
      </w:r>
      <w:r w:rsidR="00C66BA8">
        <w:rPr>
          <w:rFonts w:eastAsia="Times New Roman"/>
          <w:color w:val="000000" w:themeColor="text1"/>
        </w:rPr>
        <w:t>il</w:t>
      </w:r>
      <w:r w:rsidR="0037281D">
        <w:rPr>
          <w:rFonts w:eastAsia="Times New Roman"/>
          <w:color w:val="000000" w:themeColor="text1"/>
        </w:rPr>
        <w:t>iches</w:t>
      </w:r>
      <w:proofErr w:type="spellEnd"/>
      <w:r w:rsidR="0037281D">
        <w:rPr>
          <w:rFonts w:eastAsia="Times New Roman"/>
          <w:color w:val="000000" w:themeColor="text1"/>
        </w:rPr>
        <w:t xml:space="preserve">, 1957). </w:t>
      </w:r>
      <w:proofErr w:type="spellStart"/>
      <w:r w:rsidR="0037281D">
        <w:rPr>
          <w:rFonts w:eastAsia="Times New Roman"/>
          <w:color w:val="000000" w:themeColor="text1"/>
        </w:rPr>
        <w:t>G</w:t>
      </w:r>
      <w:r w:rsidR="00C66BA8">
        <w:rPr>
          <w:rFonts w:eastAsia="Times New Roman"/>
          <w:color w:val="000000" w:themeColor="text1"/>
        </w:rPr>
        <w:t>ril</w:t>
      </w:r>
      <w:r w:rsidR="0037281D">
        <w:rPr>
          <w:rFonts w:eastAsia="Times New Roman"/>
          <w:color w:val="000000" w:themeColor="text1"/>
        </w:rPr>
        <w:t>iches</w:t>
      </w:r>
      <w:proofErr w:type="spellEnd"/>
      <w:r w:rsidR="0037281D">
        <w:rPr>
          <w:rFonts w:eastAsia="Times New Roman"/>
          <w:color w:val="000000" w:themeColor="text1"/>
        </w:rPr>
        <w:t xml:space="preserve"> concluded that (</w:t>
      </w:r>
      <w:proofErr w:type="spellStart"/>
      <w:r w:rsidR="0037281D">
        <w:rPr>
          <w:rFonts w:eastAsia="Times New Roman"/>
          <w:color w:val="000000" w:themeColor="text1"/>
        </w:rPr>
        <w:t>i</w:t>
      </w:r>
      <w:proofErr w:type="spellEnd"/>
      <w:r w:rsidR="0037281D">
        <w:rPr>
          <w:rFonts w:eastAsia="Times New Roman"/>
          <w:color w:val="000000" w:themeColor="text1"/>
        </w:rPr>
        <w:t>) change starts where the advantage is greates</w:t>
      </w:r>
      <w:r w:rsidR="004B4A1B">
        <w:rPr>
          <w:rFonts w:eastAsia="Times New Roman"/>
          <w:color w:val="000000" w:themeColor="text1"/>
        </w:rPr>
        <w:t>t; (ii) penetration of the new technology</w:t>
      </w:r>
      <w:r w:rsidR="0037281D">
        <w:rPr>
          <w:rFonts w:eastAsia="Times New Roman"/>
          <w:color w:val="000000" w:themeColor="text1"/>
        </w:rPr>
        <w:t xml:space="preserve"> follows a logistics curve; (iii) the rate of penetration depends </w:t>
      </w:r>
      <w:r w:rsidR="00D83549">
        <w:rPr>
          <w:rFonts w:eastAsia="Times New Roman"/>
          <w:color w:val="000000" w:themeColor="text1"/>
        </w:rPr>
        <w:t xml:space="preserve">(positively) </w:t>
      </w:r>
      <w:r w:rsidR="0037281D">
        <w:rPr>
          <w:rFonts w:eastAsia="Times New Roman"/>
          <w:color w:val="000000" w:themeColor="text1"/>
        </w:rPr>
        <w:t xml:space="preserve">on the advantage of the advantage </w:t>
      </w:r>
      <w:r w:rsidR="00D83549">
        <w:rPr>
          <w:rFonts w:eastAsia="Times New Roman"/>
          <w:color w:val="000000" w:themeColor="text1"/>
        </w:rPr>
        <w:t xml:space="preserve">gained </w:t>
      </w:r>
      <w:r w:rsidR="0037281D">
        <w:rPr>
          <w:rFonts w:eastAsia="Times New Roman"/>
          <w:color w:val="000000" w:themeColor="text1"/>
        </w:rPr>
        <w:t xml:space="preserve">and </w:t>
      </w:r>
      <w:r w:rsidR="00D83549">
        <w:rPr>
          <w:rFonts w:eastAsia="Times New Roman"/>
          <w:color w:val="000000" w:themeColor="text1"/>
        </w:rPr>
        <w:t xml:space="preserve">(negatively) on </w:t>
      </w:r>
      <w:r w:rsidR="0037281D">
        <w:rPr>
          <w:rFonts w:eastAsia="Times New Roman"/>
          <w:color w:val="000000" w:themeColor="text1"/>
        </w:rPr>
        <w:t>the investment</w:t>
      </w:r>
      <w:r w:rsidR="00F70117">
        <w:rPr>
          <w:rFonts w:eastAsia="Times New Roman"/>
          <w:color w:val="000000" w:themeColor="text1"/>
        </w:rPr>
        <w:t xml:space="preserve"> </w:t>
      </w:r>
      <w:r w:rsidR="00D83549">
        <w:rPr>
          <w:rFonts w:eastAsia="Times New Roman"/>
          <w:color w:val="000000" w:themeColor="text1"/>
        </w:rPr>
        <w:t xml:space="preserve">required to enable the change. He noted that </w:t>
      </w:r>
      <w:r w:rsidR="00D83549">
        <w:rPr>
          <w:rFonts w:eastAsia="Times New Roman"/>
          <w:color w:val="000000" w:themeColor="text1"/>
        </w:rPr>
        <w:lastRenderedPageBreak/>
        <w:t xml:space="preserve">markets expand as costs fall, and that supply chains are built as the market expands. The third finding is crucial; it means that the speed of penetration is faster the greater the economic advantage of the new over the old, and is slower the greater the investment required in new human and physical </w:t>
      </w:r>
      <w:r w:rsidR="00893E3E">
        <w:rPr>
          <w:rFonts w:eastAsia="Times New Roman"/>
          <w:color w:val="000000" w:themeColor="text1"/>
        </w:rPr>
        <w:t xml:space="preserve">infrastructure </w:t>
      </w:r>
      <w:r w:rsidR="00D83549">
        <w:rPr>
          <w:rFonts w:eastAsia="Times New Roman"/>
          <w:color w:val="000000" w:themeColor="text1"/>
        </w:rPr>
        <w:t xml:space="preserve">required to enable the change. </w:t>
      </w:r>
      <w:r w:rsidR="002038F8">
        <w:rPr>
          <w:rFonts w:eastAsia="Times New Roman"/>
          <w:color w:val="000000" w:themeColor="text1"/>
        </w:rPr>
        <w:t>These</w:t>
      </w:r>
      <w:r w:rsidR="00B652F7">
        <w:rPr>
          <w:rFonts w:eastAsia="Times New Roman"/>
          <w:color w:val="000000" w:themeColor="text1"/>
        </w:rPr>
        <w:t xml:space="preserve"> result</w:t>
      </w:r>
      <w:r w:rsidR="002038F8">
        <w:rPr>
          <w:rFonts w:eastAsia="Times New Roman"/>
          <w:color w:val="000000" w:themeColor="text1"/>
        </w:rPr>
        <w:t>s have</w:t>
      </w:r>
      <w:r w:rsidR="00B652F7">
        <w:rPr>
          <w:rFonts w:eastAsia="Times New Roman"/>
          <w:color w:val="000000" w:themeColor="text1"/>
        </w:rPr>
        <w:t xml:space="preserve"> </w:t>
      </w:r>
      <w:r w:rsidR="00893E3E">
        <w:rPr>
          <w:rFonts w:eastAsia="Times New Roman"/>
          <w:color w:val="000000" w:themeColor="text1"/>
        </w:rPr>
        <w:t xml:space="preserve">since </w:t>
      </w:r>
      <w:r w:rsidR="00B652F7">
        <w:rPr>
          <w:rFonts w:eastAsia="Times New Roman"/>
          <w:color w:val="000000" w:themeColor="text1"/>
        </w:rPr>
        <w:t>been confirmed for many other technologies</w:t>
      </w:r>
      <w:r w:rsidR="002038F8">
        <w:rPr>
          <w:rFonts w:eastAsia="Times New Roman"/>
          <w:color w:val="000000" w:themeColor="text1"/>
        </w:rPr>
        <w:t xml:space="preserve"> (</w:t>
      </w:r>
      <w:r w:rsidR="00C66BA8">
        <w:rPr>
          <w:rFonts w:eastAsia="Times New Roman"/>
          <w:color w:val="000000" w:themeColor="text1"/>
        </w:rPr>
        <w:t xml:space="preserve">David, 1975; </w:t>
      </w:r>
      <w:r w:rsidR="002038F8">
        <w:rPr>
          <w:rFonts w:eastAsia="Times New Roman"/>
          <w:color w:val="000000" w:themeColor="text1"/>
        </w:rPr>
        <w:t>Mansfield, 1961</w:t>
      </w:r>
      <w:r w:rsidR="00C66BA8">
        <w:rPr>
          <w:rFonts w:eastAsia="Times New Roman"/>
          <w:color w:val="000000" w:themeColor="text1"/>
        </w:rPr>
        <w:t>; Rosenberg, 1972; Stoneman;</w:t>
      </w:r>
      <w:r w:rsidR="00F70117">
        <w:rPr>
          <w:rFonts w:eastAsia="Times New Roman"/>
          <w:color w:val="000000" w:themeColor="text1"/>
        </w:rPr>
        <w:t xml:space="preserve"> </w:t>
      </w:r>
      <w:r w:rsidR="00C66BA8">
        <w:rPr>
          <w:rFonts w:eastAsia="Times New Roman"/>
          <w:color w:val="000000" w:themeColor="text1"/>
        </w:rPr>
        <w:t>2001</w:t>
      </w:r>
      <w:r w:rsidR="002038F8">
        <w:rPr>
          <w:rFonts w:eastAsia="Times New Roman"/>
          <w:color w:val="000000" w:themeColor="text1"/>
        </w:rPr>
        <w:t>)</w:t>
      </w:r>
      <w:r w:rsidR="00B652F7">
        <w:rPr>
          <w:rFonts w:eastAsia="Times New Roman"/>
          <w:color w:val="000000" w:themeColor="text1"/>
        </w:rPr>
        <w:t xml:space="preserve">. </w:t>
      </w:r>
      <w:r w:rsidR="002038F8">
        <w:rPr>
          <w:rFonts w:eastAsia="Times New Roman"/>
          <w:color w:val="000000" w:themeColor="text1"/>
        </w:rPr>
        <w:t>P</w:t>
      </w:r>
      <w:r w:rsidR="00B652F7">
        <w:rPr>
          <w:rFonts w:eastAsia="Times New Roman"/>
          <w:color w:val="000000" w:themeColor="text1"/>
        </w:rPr>
        <w:t xml:space="preserve">otentially </w:t>
      </w:r>
      <w:r w:rsidR="002038F8">
        <w:rPr>
          <w:rFonts w:eastAsia="Times New Roman"/>
          <w:color w:val="000000" w:themeColor="text1"/>
        </w:rPr>
        <w:t xml:space="preserve">this simple economic model </w:t>
      </w:r>
      <w:r w:rsidR="00D83549">
        <w:rPr>
          <w:rFonts w:eastAsia="Times New Roman"/>
          <w:color w:val="000000" w:themeColor="text1"/>
        </w:rPr>
        <w:t>gives us a handle on the rate of penetration</w:t>
      </w:r>
      <w:r w:rsidR="00B60393">
        <w:rPr>
          <w:rFonts w:eastAsia="Times New Roman"/>
          <w:color w:val="000000" w:themeColor="text1"/>
        </w:rPr>
        <w:t xml:space="preserve"> of AI</w:t>
      </w:r>
      <w:r w:rsidR="004B4A1B">
        <w:rPr>
          <w:rFonts w:eastAsia="Times New Roman"/>
          <w:color w:val="000000" w:themeColor="text1"/>
        </w:rPr>
        <w:t xml:space="preserve"> that cuts through all the other things that might be going on</w:t>
      </w:r>
      <w:r w:rsidR="00B60393">
        <w:rPr>
          <w:rFonts w:eastAsia="Times New Roman"/>
          <w:color w:val="000000" w:themeColor="text1"/>
        </w:rPr>
        <w:t>. I</w:t>
      </w:r>
      <w:r w:rsidR="004B4A1B">
        <w:rPr>
          <w:rFonts w:eastAsia="Times New Roman"/>
          <w:color w:val="000000" w:themeColor="text1"/>
        </w:rPr>
        <w:t>t can explain how</w:t>
      </w:r>
      <w:r w:rsidR="00E91A75">
        <w:rPr>
          <w:rFonts w:eastAsia="Times New Roman"/>
          <w:color w:val="000000" w:themeColor="text1"/>
        </w:rPr>
        <w:t xml:space="preserve"> </w:t>
      </w:r>
      <w:r w:rsidR="00B60393">
        <w:rPr>
          <w:rFonts w:eastAsia="Times New Roman"/>
          <w:color w:val="000000" w:themeColor="text1"/>
        </w:rPr>
        <w:t xml:space="preserve">the use </w:t>
      </w:r>
      <w:r w:rsidR="00AE127E">
        <w:rPr>
          <w:rFonts w:eastAsia="Times New Roman"/>
          <w:color w:val="000000" w:themeColor="text1"/>
        </w:rPr>
        <w:t xml:space="preserve">of </w:t>
      </w:r>
      <w:r w:rsidR="00B60393">
        <w:rPr>
          <w:rFonts w:eastAsia="Times New Roman"/>
          <w:color w:val="000000" w:themeColor="text1"/>
        </w:rPr>
        <w:t>technologies which have had a long ge</w:t>
      </w:r>
      <w:r w:rsidR="00BA714C">
        <w:rPr>
          <w:rFonts w:eastAsia="Times New Roman"/>
          <w:color w:val="000000" w:themeColor="text1"/>
        </w:rPr>
        <w:t>station,</w:t>
      </w:r>
      <w:r w:rsidR="00B60393">
        <w:rPr>
          <w:rFonts w:eastAsia="Times New Roman"/>
          <w:color w:val="000000" w:themeColor="text1"/>
        </w:rPr>
        <w:t xml:space="preserve"> suddenly </w:t>
      </w:r>
      <w:r w:rsidR="00BA714C">
        <w:rPr>
          <w:rFonts w:eastAsia="Times New Roman"/>
          <w:color w:val="000000" w:themeColor="text1"/>
        </w:rPr>
        <w:t>take</w:t>
      </w:r>
      <w:r w:rsidR="00CC391D">
        <w:rPr>
          <w:rFonts w:eastAsia="Times New Roman"/>
          <w:color w:val="000000" w:themeColor="text1"/>
        </w:rPr>
        <w:t xml:space="preserve"> off</w:t>
      </w:r>
      <w:r w:rsidR="004B4A1B">
        <w:rPr>
          <w:rFonts w:eastAsia="Times New Roman"/>
          <w:color w:val="000000" w:themeColor="text1"/>
        </w:rPr>
        <w:t xml:space="preserve"> as a</w:t>
      </w:r>
      <w:r w:rsidR="00B60393">
        <w:rPr>
          <w:rFonts w:eastAsia="Times New Roman"/>
          <w:color w:val="000000" w:themeColor="text1"/>
        </w:rPr>
        <w:t xml:space="preserve"> result of falling costs, increasing power, and </w:t>
      </w:r>
      <w:r w:rsidR="00CC391D">
        <w:rPr>
          <w:rFonts w:eastAsia="Times New Roman"/>
          <w:color w:val="000000" w:themeColor="text1"/>
        </w:rPr>
        <w:t>the growing availability of</w:t>
      </w:r>
      <w:r w:rsidR="00B60393">
        <w:rPr>
          <w:rFonts w:eastAsia="Times New Roman"/>
          <w:color w:val="000000" w:themeColor="text1"/>
        </w:rPr>
        <w:t xml:space="preserve"> infrastructure.</w:t>
      </w:r>
    </w:p>
    <w:p w14:paraId="55DED3D5" w14:textId="77777777" w:rsidR="006E3711" w:rsidRDefault="006E3711" w:rsidP="00145848">
      <w:pPr>
        <w:rPr>
          <w:rFonts w:eastAsia="Times New Roman"/>
          <w:color w:val="000000" w:themeColor="text1"/>
        </w:rPr>
      </w:pPr>
    </w:p>
    <w:p w14:paraId="607166D2" w14:textId="3ABB3430" w:rsidR="006E3711" w:rsidRDefault="006E3711" w:rsidP="00145848">
      <w:pPr>
        <w:rPr>
          <w:rFonts w:eastAsia="Times New Roman"/>
          <w:color w:val="000000" w:themeColor="text1"/>
        </w:rPr>
      </w:pPr>
      <w:r>
        <w:rPr>
          <w:rFonts w:eastAsia="Times New Roman"/>
          <w:color w:val="000000" w:themeColor="text1"/>
        </w:rPr>
        <w:t xml:space="preserve">One of the problems </w:t>
      </w:r>
      <w:r w:rsidR="00CC391D">
        <w:rPr>
          <w:rFonts w:eastAsia="Times New Roman"/>
          <w:color w:val="000000" w:themeColor="text1"/>
        </w:rPr>
        <w:t>encountered when trying to apply</w:t>
      </w:r>
      <w:r>
        <w:rPr>
          <w:rFonts w:eastAsia="Times New Roman"/>
          <w:color w:val="000000" w:themeColor="text1"/>
        </w:rPr>
        <w:t xml:space="preserve"> the economic model </w:t>
      </w:r>
      <w:r w:rsidR="00546784">
        <w:rPr>
          <w:rFonts w:eastAsia="Times New Roman"/>
          <w:color w:val="000000" w:themeColor="text1"/>
        </w:rPr>
        <w:t xml:space="preserve">to AI </w:t>
      </w:r>
      <w:r>
        <w:rPr>
          <w:rFonts w:eastAsia="Times New Roman"/>
          <w:color w:val="000000" w:themeColor="text1"/>
        </w:rPr>
        <w:t xml:space="preserve">is </w:t>
      </w:r>
      <w:r w:rsidR="00C254FA">
        <w:rPr>
          <w:rFonts w:eastAsia="Times New Roman"/>
          <w:color w:val="000000" w:themeColor="text1"/>
        </w:rPr>
        <w:t>a problem</w:t>
      </w:r>
      <w:r w:rsidR="00BA714C">
        <w:rPr>
          <w:rFonts w:eastAsia="Times New Roman"/>
          <w:color w:val="000000" w:themeColor="text1"/>
        </w:rPr>
        <w:t xml:space="preserve"> of definition; there is a lack of a</w:t>
      </w:r>
      <w:r w:rsidR="007B023F">
        <w:rPr>
          <w:rFonts w:eastAsia="Times New Roman"/>
          <w:color w:val="000000" w:themeColor="text1"/>
        </w:rPr>
        <w:t xml:space="preserve"> test to help us decide </w:t>
      </w:r>
      <w:r w:rsidR="00546784">
        <w:rPr>
          <w:rFonts w:eastAsia="Times New Roman"/>
          <w:color w:val="000000" w:themeColor="text1"/>
        </w:rPr>
        <w:t xml:space="preserve">what is and what is not AI. </w:t>
      </w:r>
      <w:r w:rsidR="007B023F">
        <w:rPr>
          <w:rFonts w:eastAsia="Times New Roman"/>
          <w:color w:val="000000" w:themeColor="text1"/>
        </w:rPr>
        <w:t xml:space="preserve">The term AI seems to cover a multitude of applications with little in common except that, as the label implies, it involves computerising something that previously required the application of human intelligence. The point has already been made that this covers practically all </w:t>
      </w:r>
      <w:r w:rsidR="004C711B">
        <w:rPr>
          <w:rFonts w:eastAsia="Times New Roman"/>
          <w:color w:val="000000" w:themeColor="text1"/>
        </w:rPr>
        <w:t xml:space="preserve">computing and </w:t>
      </w:r>
      <w:r w:rsidR="007B023F">
        <w:rPr>
          <w:rFonts w:eastAsia="Times New Roman"/>
          <w:color w:val="000000" w:themeColor="text1"/>
        </w:rPr>
        <w:t xml:space="preserve">modelling. </w:t>
      </w:r>
      <w:r w:rsidR="000F6B4F">
        <w:rPr>
          <w:rFonts w:eastAsia="Times New Roman"/>
          <w:color w:val="000000" w:themeColor="text1"/>
        </w:rPr>
        <w:t>F</w:t>
      </w:r>
      <w:r w:rsidR="00DF558E">
        <w:rPr>
          <w:rFonts w:eastAsia="Times New Roman"/>
          <w:color w:val="000000" w:themeColor="text1"/>
        </w:rPr>
        <w:t xml:space="preserve">urthermore, </w:t>
      </w:r>
      <w:r w:rsidR="00BA714C">
        <w:rPr>
          <w:rFonts w:eastAsia="Times New Roman"/>
          <w:color w:val="000000" w:themeColor="text1"/>
        </w:rPr>
        <w:t>innovations</w:t>
      </w:r>
      <w:r w:rsidR="00DF558E">
        <w:rPr>
          <w:rFonts w:eastAsia="Times New Roman"/>
          <w:color w:val="000000" w:themeColor="text1"/>
        </w:rPr>
        <w:t xml:space="preserve"> such as optical ch</w:t>
      </w:r>
      <w:r w:rsidR="00BA714C">
        <w:rPr>
          <w:rFonts w:eastAsia="Times New Roman"/>
          <w:color w:val="000000" w:themeColor="text1"/>
        </w:rPr>
        <w:t xml:space="preserve">aracter recognition, </w:t>
      </w:r>
      <w:r w:rsidR="00DF558E">
        <w:rPr>
          <w:rFonts w:eastAsia="Times New Roman"/>
          <w:color w:val="000000" w:themeColor="text1"/>
        </w:rPr>
        <w:t xml:space="preserve">originally hailed </w:t>
      </w:r>
      <w:r w:rsidR="000F6B4F">
        <w:rPr>
          <w:rFonts w:eastAsia="Times New Roman"/>
          <w:color w:val="000000" w:themeColor="text1"/>
        </w:rPr>
        <w:t xml:space="preserve">as </w:t>
      </w:r>
      <w:r w:rsidR="00764C37">
        <w:rPr>
          <w:rFonts w:eastAsia="Times New Roman"/>
          <w:color w:val="000000" w:themeColor="text1"/>
        </w:rPr>
        <w:t>AI successes, have now become</w:t>
      </w:r>
      <w:r w:rsidR="000F6B4F">
        <w:rPr>
          <w:rFonts w:eastAsia="Times New Roman"/>
          <w:color w:val="000000" w:themeColor="text1"/>
        </w:rPr>
        <w:t xml:space="preserve"> </w:t>
      </w:r>
      <w:r w:rsidR="00764C37">
        <w:rPr>
          <w:rFonts w:eastAsia="Times New Roman"/>
          <w:color w:val="000000" w:themeColor="text1"/>
        </w:rPr>
        <w:t>standard</w:t>
      </w:r>
      <w:r w:rsidR="000F6B4F">
        <w:rPr>
          <w:rFonts w:eastAsia="Times New Roman"/>
          <w:color w:val="000000" w:themeColor="text1"/>
        </w:rPr>
        <w:t xml:space="preserve"> computer technique</w:t>
      </w:r>
      <w:r w:rsidR="00764C37">
        <w:rPr>
          <w:rFonts w:eastAsia="Times New Roman"/>
          <w:color w:val="000000" w:themeColor="text1"/>
        </w:rPr>
        <w:t>s</w:t>
      </w:r>
      <w:r w:rsidR="003248E0">
        <w:rPr>
          <w:rFonts w:eastAsia="Times New Roman"/>
          <w:color w:val="000000" w:themeColor="text1"/>
        </w:rPr>
        <w:t xml:space="preserve"> and</w:t>
      </w:r>
      <w:r w:rsidR="00764C37">
        <w:rPr>
          <w:rFonts w:eastAsia="Times New Roman"/>
          <w:color w:val="000000" w:themeColor="text1"/>
        </w:rPr>
        <w:t xml:space="preserve"> have disappeared from sight</w:t>
      </w:r>
      <w:r w:rsidR="000F6B4F">
        <w:rPr>
          <w:rFonts w:eastAsia="Times New Roman"/>
          <w:color w:val="000000" w:themeColor="text1"/>
        </w:rPr>
        <w:t>. Meanwhile we keep getting announcements that this, that, or the other problem has be</w:t>
      </w:r>
      <w:r w:rsidR="00CC391D">
        <w:rPr>
          <w:rFonts w:eastAsia="Times New Roman"/>
          <w:color w:val="000000" w:themeColor="text1"/>
        </w:rPr>
        <w:t>en or will be solved by</w:t>
      </w:r>
      <w:r w:rsidR="000F6B4F">
        <w:rPr>
          <w:rFonts w:eastAsia="Times New Roman"/>
          <w:color w:val="000000" w:themeColor="text1"/>
        </w:rPr>
        <w:t xml:space="preserve"> </w:t>
      </w:r>
      <w:r w:rsidR="00CC391D">
        <w:rPr>
          <w:rFonts w:eastAsia="Times New Roman"/>
          <w:color w:val="000000" w:themeColor="text1"/>
        </w:rPr>
        <w:t xml:space="preserve">a new </w:t>
      </w:r>
      <w:r w:rsidR="00BA714C">
        <w:rPr>
          <w:rFonts w:eastAsia="Times New Roman"/>
          <w:color w:val="000000" w:themeColor="text1"/>
        </w:rPr>
        <w:t>advance in</w:t>
      </w:r>
      <w:r w:rsidR="00CC391D">
        <w:rPr>
          <w:rFonts w:eastAsia="Times New Roman"/>
          <w:color w:val="000000" w:themeColor="text1"/>
        </w:rPr>
        <w:t xml:space="preserve"> </w:t>
      </w:r>
      <w:r w:rsidR="000F6B4F">
        <w:rPr>
          <w:rFonts w:eastAsia="Times New Roman"/>
          <w:color w:val="000000" w:themeColor="text1"/>
        </w:rPr>
        <w:t xml:space="preserve">AI. The fact that </w:t>
      </w:r>
      <w:r w:rsidR="00CD2E5E">
        <w:rPr>
          <w:rFonts w:eastAsia="Times New Roman"/>
          <w:color w:val="000000" w:themeColor="text1"/>
        </w:rPr>
        <w:t>old things are</w:t>
      </w:r>
      <w:r w:rsidR="00C022DD">
        <w:rPr>
          <w:rFonts w:eastAsia="Times New Roman"/>
          <w:color w:val="000000" w:themeColor="text1"/>
        </w:rPr>
        <w:t xml:space="preserve"> dropped off </w:t>
      </w:r>
      <w:r w:rsidR="00CC391D">
        <w:rPr>
          <w:rFonts w:eastAsia="Times New Roman"/>
          <w:color w:val="000000" w:themeColor="text1"/>
        </w:rPr>
        <w:t>and new things added on has</w:t>
      </w:r>
      <w:r w:rsidR="002F12EE">
        <w:rPr>
          <w:rFonts w:eastAsia="Times New Roman"/>
          <w:color w:val="000000" w:themeColor="text1"/>
        </w:rPr>
        <w:t xml:space="preserve"> given rise to what is known as </w:t>
      </w:r>
      <w:proofErr w:type="spellStart"/>
      <w:r w:rsidR="002F12EE">
        <w:rPr>
          <w:rFonts w:eastAsia="Times New Roman"/>
          <w:color w:val="000000" w:themeColor="text1"/>
        </w:rPr>
        <w:t>Tesler’s</w:t>
      </w:r>
      <w:proofErr w:type="spellEnd"/>
      <w:r w:rsidR="002F12EE">
        <w:rPr>
          <w:rFonts w:eastAsia="Times New Roman"/>
          <w:color w:val="000000" w:themeColor="text1"/>
        </w:rPr>
        <w:t xml:space="preserve"> Theorem: </w:t>
      </w:r>
      <w:r w:rsidR="00CD2E5E">
        <w:rPr>
          <w:rFonts w:eastAsia="Times New Roman"/>
          <w:color w:val="000000" w:themeColor="text1"/>
        </w:rPr>
        <w:t xml:space="preserve">AI </w:t>
      </w:r>
      <w:r w:rsidR="002F12EE">
        <w:rPr>
          <w:rFonts w:eastAsia="Times New Roman"/>
          <w:color w:val="000000" w:themeColor="text1"/>
        </w:rPr>
        <w:t xml:space="preserve">is whatever has not been done yet; apparently </w:t>
      </w:r>
      <w:proofErr w:type="spellStart"/>
      <w:r w:rsidR="002F12EE">
        <w:rPr>
          <w:rFonts w:eastAsia="Times New Roman"/>
          <w:color w:val="000000" w:themeColor="text1"/>
        </w:rPr>
        <w:t>Tesler</w:t>
      </w:r>
      <w:proofErr w:type="spellEnd"/>
      <w:r w:rsidR="002F12EE">
        <w:rPr>
          <w:rFonts w:eastAsia="Times New Roman"/>
          <w:color w:val="000000" w:themeColor="text1"/>
        </w:rPr>
        <w:t xml:space="preserve"> denies he is the author</w:t>
      </w:r>
      <w:ins w:id="0" w:author="Microsoft Office User" w:date="2019-04-06T08:57:00Z">
        <w:r w:rsidR="002F12EE">
          <w:rPr>
            <w:rFonts w:eastAsia="Times New Roman"/>
            <w:color w:val="000000" w:themeColor="text1"/>
          </w:rPr>
          <w:t xml:space="preserve"> </w:t>
        </w:r>
      </w:ins>
      <w:r w:rsidR="002F12EE">
        <w:rPr>
          <w:rFonts w:eastAsia="Times New Roman"/>
          <w:color w:val="000000" w:themeColor="text1"/>
        </w:rPr>
        <w:t>of this insightful theorem.</w:t>
      </w:r>
      <w:del w:id="1" w:author="Microsoft Office User" w:date="2019-04-06T08:57:00Z">
        <w:r w:rsidR="002F12EE" w:rsidDel="002F12EE">
          <w:rPr>
            <w:rFonts w:eastAsia="Times New Roman"/>
            <w:color w:val="000000" w:themeColor="text1"/>
          </w:rPr>
          <w:delText>.</w:delText>
        </w:r>
      </w:del>
    </w:p>
    <w:p w14:paraId="24A41483" w14:textId="77777777" w:rsidR="00546784" w:rsidRDefault="00546784" w:rsidP="00145848">
      <w:pPr>
        <w:rPr>
          <w:rFonts w:eastAsia="Times New Roman"/>
          <w:color w:val="000000" w:themeColor="text1"/>
        </w:rPr>
      </w:pPr>
    </w:p>
    <w:p w14:paraId="1700F76D" w14:textId="663E605F" w:rsidR="00BA330C" w:rsidRPr="00E84907" w:rsidRDefault="00546784" w:rsidP="007346F3">
      <w:pPr>
        <w:rPr>
          <w:rFonts w:eastAsia="Times New Roman"/>
          <w:b/>
          <w:color w:val="000000" w:themeColor="text1"/>
        </w:rPr>
      </w:pPr>
      <w:r>
        <w:rPr>
          <w:rFonts w:eastAsia="Times New Roman"/>
          <w:color w:val="000000" w:themeColor="text1"/>
        </w:rPr>
        <w:t>A second p</w:t>
      </w:r>
      <w:r w:rsidR="000F6B4F">
        <w:rPr>
          <w:rFonts w:eastAsia="Times New Roman"/>
          <w:color w:val="000000" w:themeColor="text1"/>
        </w:rPr>
        <w:t xml:space="preserve">roblem </w:t>
      </w:r>
      <w:r w:rsidR="00CD2E5E">
        <w:rPr>
          <w:rFonts w:eastAsia="Times New Roman"/>
          <w:color w:val="000000" w:themeColor="text1"/>
        </w:rPr>
        <w:t xml:space="preserve">is closely related to the problem of definition. It </w:t>
      </w:r>
      <w:r w:rsidR="000F6B4F">
        <w:rPr>
          <w:rFonts w:eastAsia="Times New Roman"/>
          <w:color w:val="000000" w:themeColor="text1"/>
        </w:rPr>
        <w:t>arises from all the hype</w:t>
      </w:r>
      <w:r>
        <w:rPr>
          <w:rFonts w:eastAsia="Times New Roman"/>
          <w:color w:val="000000" w:themeColor="text1"/>
        </w:rPr>
        <w:t xml:space="preserve"> </w:t>
      </w:r>
      <w:r w:rsidR="00CD2E5E">
        <w:rPr>
          <w:rFonts w:eastAsia="Times New Roman"/>
          <w:color w:val="000000" w:themeColor="text1"/>
        </w:rPr>
        <w:t>surrounding AI.</w:t>
      </w:r>
      <w:r w:rsidR="00461778">
        <w:rPr>
          <w:rFonts w:eastAsia="Times New Roman"/>
          <w:color w:val="000000" w:themeColor="text1"/>
        </w:rPr>
        <w:t xml:space="preserve"> </w:t>
      </w:r>
      <w:r w:rsidR="004B4A1B">
        <w:rPr>
          <w:rFonts w:eastAsia="Times New Roman"/>
          <w:color w:val="000000" w:themeColor="text1"/>
        </w:rPr>
        <w:t>Roy Amara proposed a</w:t>
      </w:r>
      <w:r w:rsidR="00461778">
        <w:rPr>
          <w:rFonts w:eastAsia="Times New Roman"/>
          <w:color w:val="000000" w:themeColor="text1"/>
        </w:rPr>
        <w:t xml:space="preserve"> ‘Law’</w:t>
      </w:r>
      <w:r w:rsidR="007449AF">
        <w:rPr>
          <w:rFonts w:eastAsia="Times New Roman"/>
          <w:color w:val="000000" w:themeColor="text1"/>
        </w:rPr>
        <w:t xml:space="preserve"> </w:t>
      </w:r>
      <w:r w:rsidR="004B4A1B">
        <w:rPr>
          <w:rFonts w:eastAsia="Times New Roman"/>
          <w:color w:val="000000" w:themeColor="text1"/>
        </w:rPr>
        <w:t xml:space="preserve">which </w:t>
      </w:r>
      <w:r w:rsidR="007449AF">
        <w:rPr>
          <w:rFonts w:eastAsia="Times New Roman"/>
          <w:color w:val="000000" w:themeColor="text1"/>
        </w:rPr>
        <w:t>suggests</w:t>
      </w:r>
      <w:r w:rsidR="00461778">
        <w:rPr>
          <w:rFonts w:eastAsia="Times New Roman"/>
          <w:color w:val="000000" w:themeColor="text1"/>
        </w:rPr>
        <w:t xml:space="preserve"> that the hype of new </w:t>
      </w:r>
      <w:r w:rsidR="007449AF">
        <w:rPr>
          <w:rFonts w:eastAsia="Times New Roman"/>
          <w:color w:val="000000" w:themeColor="text1"/>
        </w:rPr>
        <w:t xml:space="preserve">technology outruns the reality: </w:t>
      </w:r>
      <w:r w:rsidR="007449AF" w:rsidRPr="007449AF">
        <w:rPr>
          <w:rFonts w:eastAsia="Times New Roman"/>
          <w:color w:val="000000" w:themeColor="text1"/>
        </w:rPr>
        <w:t>‘</w:t>
      </w:r>
      <w:r w:rsidR="007449AF" w:rsidRPr="007449AF">
        <w:rPr>
          <w:rFonts w:eastAsia="Times New Roman"/>
          <w:iCs/>
          <w:color w:val="222222"/>
        </w:rPr>
        <w:t>We tend to overestimate the effect of a technology in the short run and underestimate the effect in the long run’ (Radcliffe, 2016).</w:t>
      </w:r>
      <w:r w:rsidR="007449AF">
        <w:rPr>
          <w:rFonts w:eastAsia="Times New Roman"/>
          <w:iCs/>
          <w:color w:val="222222"/>
        </w:rPr>
        <w:t xml:space="preserve"> Figure </w:t>
      </w:r>
      <w:r w:rsidR="00B36B54">
        <w:rPr>
          <w:rFonts w:eastAsia="Times New Roman"/>
          <w:iCs/>
          <w:color w:val="222222"/>
        </w:rPr>
        <w:t xml:space="preserve">7 shows </w:t>
      </w:r>
      <w:r w:rsidR="00221926">
        <w:rPr>
          <w:rFonts w:eastAsia="Times New Roman"/>
          <w:iCs/>
          <w:color w:val="222222"/>
        </w:rPr>
        <w:t>a</w:t>
      </w:r>
      <w:r w:rsidR="00B36B54">
        <w:rPr>
          <w:rFonts w:eastAsia="Times New Roman"/>
          <w:iCs/>
          <w:color w:val="222222"/>
        </w:rPr>
        <w:t xml:space="preserve"> </w:t>
      </w:r>
      <w:r w:rsidR="00B60393">
        <w:rPr>
          <w:rFonts w:eastAsia="Times New Roman"/>
          <w:iCs/>
          <w:color w:val="222222"/>
        </w:rPr>
        <w:t>diagrammatic representation</w:t>
      </w:r>
      <w:r w:rsidR="00B36B54">
        <w:rPr>
          <w:rFonts w:eastAsia="Times New Roman"/>
          <w:iCs/>
          <w:color w:val="222222"/>
        </w:rPr>
        <w:t xml:space="preserve"> of Amara’s ‘Law’.</w:t>
      </w:r>
      <w:r w:rsidR="00407C95">
        <w:rPr>
          <w:rFonts w:eastAsia="Times New Roman"/>
          <w:iCs/>
          <w:color w:val="222222"/>
        </w:rPr>
        <w:t xml:space="preserve"> The early hype </w:t>
      </w:r>
      <w:r w:rsidR="00BA714C">
        <w:rPr>
          <w:rFonts w:eastAsia="Times New Roman"/>
          <w:iCs/>
          <w:color w:val="222222"/>
        </w:rPr>
        <w:t xml:space="preserve">is </w:t>
      </w:r>
      <w:r w:rsidR="00407C95">
        <w:rPr>
          <w:rFonts w:eastAsia="Times New Roman"/>
          <w:iCs/>
          <w:color w:val="222222"/>
        </w:rPr>
        <w:t xml:space="preserve">followed by a period </w:t>
      </w:r>
      <w:r w:rsidR="0095040A">
        <w:rPr>
          <w:rFonts w:eastAsia="Times New Roman"/>
          <w:iCs/>
          <w:color w:val="222222"/>
        </w:rPr>
        <w:t xml:space="preserve">of declining interest </w:t>
      </w:r>
      <w:r w:rsidR="00BA714C">
        <w:rPr>
          <w:rFonts w:eastAsia="Times New Roman"/>
          <w:iCs/>
          <w:color w:val="222222"/>
        </w:rPr>
        <w:t xml:space="preserve">as </w:t>
      </w:r>
      <w:r w:rsidR="00407C95">
        <w:rPr>
          <w:rFonts w:eastAsia="Times New Roman"/>
          <w:iCs/>
          <w:color w:val="222222"/>
        </w:rPr>
        <w:t xml:space="preserve">developers and their funders have to face </w:t>
      </w:r>
      <w:r w:rsidR="00BA714C">
        <w:rPr>
          <w:rFonts w:eastAsia="Times New Roman"/>
          <w:iCs/>
          <w:color w:val="222222"/>
        </w:rPr>
        <w:t xml:space="preserve">up to the </w:t>
      </w:r>
      <w:r w:rsidR="00407C95">
        <w:rPr>
          <w:rFonts w:eastAsia="Times New Roman"/>
          <w:iCs/>
          <w:color w:val="222222"/>
        </w:rPr>
        <w:t>reality</w:t>
      </w:r>
      <w:r w:rsidR="00BA714C">
        <w:rPr>
          <w:rFonts w:eastAsia="Times New Roman"/>
          <w:iCs/>
          <w:color w:val="222222"/>
        </w:rPr>
        <w:t xml:space="preserve"> that the </w:t>
      </w:r>
      <w:r w:rsidR="00893E3E">
        <w:rPr>
          <w:rFonts w:eastAsia="Times New Roman"/>
          <w:iCs/>
          <w:color w:val="222222"/>
        </w:rPr>
        <w:t xml:space="preserve">new </w:t>
      </w:r>
      <w:r w:rsidR="00BA714C">
        <w:rPr>
          <w:rFonts w:eastAsia="Times New Roman"/>
          <w:iCs/>
          <w:color w:val="222222"/>
        </w:rPr>
        <w:t>approach does not meet their expectations</w:t>
      </w:r>
      <w:r w:rsidR="00407C95">
        <w:rPr>
          <w:rFonts w:eastAsia="Times New Roman"/>
          <w:iCs/>
          <w:color w:val="222222"/>
        </w:rPr>
        <w:t>.</w:t>
      </w:r>
      <w:r w:rsidR="00D01964">
        <w:rPr>
          <w:rFonts w:eastAsia="Times New Roman"/>
          <w:iCs/>
          <w:color w:val="222222"/>
        </w:rPr>
        <w:t xml:space="preserve"> </w:t>
      </w:r>
      <w:r w:rsidR="0095040A">
        <w:rPr>
          <w:rFonts w:eastAsia="Times New Roman"/>
          <w:iCs/>
          <w:color w:val="222222"/>
        </w:rPr>
        <w:t>Some</w:t>
      </w:r>
      <w:r w:rsidR="00D01964">
        <w:rPr>
          <w:rFonts w:eastAsia="Times New Roman"/>
          <w:iCs/>
          <w:color w:val="222222"/>
        </w:rPr>
        <w:t xml:space="preserve"> new technologies drop out</w:t>
      </w:r>
      <w:r w:rsidR="00BA714C">
        <w:rPr>
          <w:rFonts w:eastAsia="Times New Roman"/>
          <w:iCs/>
          <w:color w:val="222222"/>
        </w:rPr>
        <w:t xml:space="preserve"> altogether</w:t>
      </w:r>
      <w:r w:rsidR="00D01964">
        <w:rPr>
          <w:rFonts w:eastAsia="Times New Roman"/>
          <w:iCs/>
          <w:color w:val="222222"/>
        </w:rPr>
        <w:t>; b</w:t>
      </w:r>
      <w:r w:rsidR="00407C95">
        <w:rPr>
          <w:rFonts w:eastAsia="Times New Roman"/>
          <w:iCs/>
          <w:color w:val="222222"/>
        </w:rPr>
        <w:t>ut, as the technological and economic conditions become more favour</w:t>
      </w:r>
      <w:r w:rsidR="00D01964">
        <w:rPr>
          <w:rFonts w:eastAsia="Times New Roman"/>
          <w:iCs/>
          <w:color w:val="222222"/>
        </w:rPr>
        <w:t xml:space="preserve">able, </w:t>
      </w:r>
      <w:r w:rsidR="00407C95">
        <w:rPr>
          <w:rFonts w:eastAsia="Times New Roman"/>
          <w:iCs/>
          <w:color w:val="222222"/>
        </w:rPr>
        <w:t xml:space="preserve">others </w:t>
      </w:r>
      <w:r w:rsidR="00D01964">
        <w:rPr>
          <w:rFonts w:eastAsia="Times New Roman"/>
          <w:iCs/>
          <w:color w:val="222222"/>
        </w:rPr>
        <w:t>gain confidence</w:t>
      </w:r>
      <w:r w:rsidR="0095040A">
        <w:rPr>
          <w:rFonts w:eastAsia="Times New Roman"/>
          <w:iCs/>
          <w:color w:val="222222"/>
        </w:rPr>
        <w:t xml:space="preserve"> and</w:t>
      </w:r>
      <w:r w:rsidR="00407C95">
        <w:rPr>
          <w:rFonts w:eastAsia="Times New Roman"/>
          <w:iCs/>
          <w:color w:val="222222"/>
        </w:rPr>
        <w:t xml:space="preserve"> take off up the logistics curve until finally a sustainable market is achieved. </w:t>
      </w:r>
      <w:r w:rsidR="004B4A1B">
        <w:rPr>
          <w:rFonts w:eastAsia="Times New Roman"/>
          <w:iCs/>
          <w:color w:val="222222"/>
        </w:rPr>
        <w:t>Perception</w:t>
      </w:r>
      <w:r w:rsidR="00407C95">
        <w:rPr>
          <w:rFonts w:eastAsia="Times New Roman"/>
          <w:iCs/>
          <w:color w:val="222222"/>
        </w:rPr>
        <w:t xml:space="preserve"> tends to dominate reality in the </w:t>
      </w:r>
      <w:r w:rsidR="00E46BC1">
        <w:rPr>
          <w:rFonts w:eastAsia="Times New Roman"/>
          <w:iCs/>
          <w:color w:val="222222"/>
        </w:rPr>
        <w:t>initial</w:t>
      </w:r>
      <w:r w:rsidR="00407C95">
        <w:rPr>
          <w:rFonts w:eastAsia="Times New Roman"/>
          <w:iCs/>
          <w:color w:val="222222"/>
        </w:rPr>
        <w:t xml:space="preserve"> phases; perceptions and reality come back together again</w:t>
      </w:r>
      <w:r w:rsidR="00E46BC1">
        <w:rPr>
          <w:rFonts w:eastAsia="Times New Roman"/>
          <w:iCs/>
          <w:color w:val="222222"/>
        </w:rPr>
        <w:t xml:space="preserve"> </w:t>
      </w:r>
      <w:r w:rsidR="00C53988">
        <w:rPr>
          <w:rFonts w:eastAsia="Times New Roman"/>
          <w:iCs/>
          <w:color w:val="222222"/>
        </w:rPr>
        <w:t xml:space="preserve">in the later phases </w:t>
      </w:r>
      <w:r w:rsidR="00E46BC1">
        <w:rPr>
          <w:rFonts w:eastAsia="Times New Roman"/>
          <w:iCs/>
          <w:color w:val="222222"/>
        </w:rPr>
        <w:t>and market sustainability is achieved</w:t>
      </w:r>
      <w:r w:rsidR="00407C95">
        <w:rPr>
          <w:rFonts w:eastAsia="Times New Roman"/>
          <w:iCs/>
          <w:color w:val="222222"/>
        </w:rPr>
        <w:t xml:space="preserve">. This pattern is referred to as </w:t>
      </w:r>
      <w:r w:rsidR="00297FA5">
        <w:rPr>
          <w:rFonts w:eastAsia="Times New Roman"/>
          <w:iCs/>
          <w:color w:val="222222"/>
        </w:rPr>
        <w:t>the mar</w:t>
      </w:r>
      <w:r w:rsidR="0086223E">
        <w:rPr>
          <w:rFonts w:eastAsia="Times New Roman"/>
          <w:iCs/>
          <w:color w:val="222222"/>
        </w:rPr>
        <w:t>ket curve. T</w:t>
      </w:r>
      <w:r w:rsidR="00297FA5">
        <w:rPr>
          <w:rFonts w:eastAsia="Times New Roman"/>
          <w:iCs/>
          <w:color w:val="222222"/>
        </w:rPr>
        <w:t xml:space="preserve">he internet, </w:t>
      </w:r>
      <w:r w:rsidR="00CD37D6">
        <w:rPr>
          <w:rFonts w:eastAsia="Times New Roman"/>
          <w:iCs/>
          <w:color w:val="222222"/>
        </w:rPr>
        <w:t xml:space="preserve">CCTV, </w:t>
      </w:r>
      <w:r w:rsidR="00297FA5">
        <w:rPr>
          <w:rFonts w:eastAsia="Times New Roman"/>
          <w:iCs/>
          <w:color w:val="222222"/>
        </w:rPr>
        <w:t xml:space="preserve">smart phones </w:t>
      </w:r>
      <w:r w:rsidR="00C268AA">
        <w:rPr>
          <w:rFonts w:eastAsia="Times New Roman"/>
          <w:iCs/>
          <w:color w:val="222222"/>
        </w:rPr>
        <w:t xml:space="preserve">and contactless payments </w:t>
      </w:r>
      <w:r w:rsidR="00297FA5">
        <w:rPr>
          <w:rFonts w:eastAsia="Times New Roman"/>
          <w:iCs/>
          <w:color w:val="222222"/>
        </w:rPr>
        <w:t>have all reached market sustainability</w:t>
      </w:r>
      <w:r w:rsidR="00C268AA">
        <w:rPr>
          <w:rFonts w:eastAsia="Times New Roman"/>
          <w:iCs/>
          <w:color w:val="222222"/>
        </w:rPr>
        <w:t xml:space="preserve">; </w:t>
      </w:r>
      <w:r w:rsidR="000D37F1">
        <w:rPr>
          <w:rFonts w:eastAsia="Times New Roman"/>
          <w:iCs/>
          <w:color w:val="222222"/>
        </w:rPr>
        <w:t>cloud services are rus</w:t>
      </w:r>
      <w:r w:rsidR="00297FA5">
        <w:rPr>
          <w:rFonts w:eastAsia="Times New Roman"/>
          <w:iCs/>
          <w:color w:val="222222"/>
        </w:rPr>
        <w:t xml:space="preserve">hing up the curve; </w:t>
      </w:r>
      <w:r w:rsidR="00E5490B">
        <w:rPr>
          <w:rFonts w:eastAsia="Times New Roman"/>
          <w:iCs/>
          <w:color w:val="222222"/>
        </w:rPr>
        <w:t xml:space="preserve">the internet of things, smart glasses and virtual reality are still trying to establish </w:t>
      </w:r>
      <w:r w:rsidR="00154523">
        <w:rPr>
          <w:rFonts w:eastAsia="Times New Roman"/>
          <w:iCs/>
          <w:color w:val="222222"/>
        </w:rPr>
        <w:t xml:space="preserve">themselves. </w:t>
      </w:r>
    </w:p>
    <w:p w14:paraId="6BFF46DB" w14:textId="77777777" w:rsidR="009C0CE8" w:rsidRDefault="009C0CE8" w:rsidP="00BA330C">
      <w:pPr>
        <w:rPr>
          <w:rFonts w:eastAsia="Times New Roman"/>
          <w:color w:val="000000" w:themeColor="text1"/>
        </w:rPr>
      </w:pPr>
    </w:p>
    <w:p w14:paraId="020416A6" w14:textId="0F83B26B" w:rsidR="00C53988" w:rsidRPr="00C53988" w:rsidRDefault="00C53988" w:rsidP="00BA330C">
      <w:pPr>
        <w:rPr>
          <w:rFonts w:eastAsia="Times New Roman"/>
          <w:color w:val="000000" w:themeColor="text1"/>
        </w:rPr>
      </w:pPr>
      <w:r>
        <w:rPr>
          <w:rFonts w:eastAsia="Times New Roman"/>
          <w:b/>
          <w:color w:val="000000" w:themeColor="text1"/>
        </w:rPr>
        <w:t>The technical development of AI</w:t>
      </w:r>
    </w:p>
    <w:p w14:paraId="71E594A0" w14:textId="77777777" w:rsidR="00C53988" w:rsidRDefault="00C53988" w:rsidP="00BA330C">
      <w:pPr>
        <w:rPr>
          <w:rFonts w:eastAsia="Times New Roman"/>
          <w:color w:val="000000" w:themeColor="text1"/>
        </w:rPr>
      </w:pPr>
    </w:p>
    <w:p w14:paraId="2B1F0D23" w14:textId="02D9A353" w:rsidR="001B5725" w:rsidRDefault="00EF08A0" w:rsidP="00BA330C">
      <w:pPr>
        <w:rPr>
          <w:rFonts w:eastAsia="Times New Roman"/>
          <w:color w:val="000000" w:themeColor="text1"/>
        </w:rPr>
      </w:pPr>
      <w:r>
        <w:rPr>
          <w:rFonts w:eastAsia="Times New Roman"/>
          <w:color w:val="000000" w:themeColor="text1"/>
        </w:rPr>
        <w:t xml:space="preserve">When it comes to </w:t>
      </w:r>
      <w:r w:rsidR="004F24A0">
        <w:rPr>
          <w:rFonts w:eastAsia="Times New Roman"/>
          <w:color w:val="000000" w:themeColor="text1"/>
        </w:rPr>
        <w:t xml:space="preserve">the </w:t>
      </w:r>
      <w:r w:rsidR="000F6B4F">
        <w:rPr>
          <w:rFonts w:eastAsia="Times New Roman"/>
          <w:color w:val="000000" w:themeColor="text1"/>
        </w:rPr>
        <w:t xml:space="preserve">technical </w:t>
      </w:r>
      <w:r>
        <w:rPr>
          <w:rFonts w:eastAsia="Times New Roman"/>
          <w:color w:val="000000" w:themeColor="text1"/>
        </w:rPr>
        <w:t>develo</w:t>
      </w:r>
      <w:r w:rsidR="004F24A0">
        <w:rPr>
          <w:rFonts w:eastAsia="Times New Roman"/>
          <w:color w:val="000000" w:themeColor="text1"/>
        </w:rPr>
        <w:t>pment of</w:t>
      </w:r>
      <w:r>
        <w:rPr>
          <w:rFonts w:eastAsia="Times New Roman"/>
          <w:color w:val="000000" w:themeColor="text1"/>
        </w:rPr>
        <w:t xml:space="preserve"> AI</w:t>
      </w:r>
      <w:r w:rsidR="00461F1F">
        <w:rPr>
          <w:rFonts w:eastAsia="Times New Roman"/>
          <w:color w:val="000000" w:themeColor="text1"/>
        </w:rPr>
        <w:t>,</w:t>
      </w:r>
      <w:r>
        <w:rPr>
          <w:rFonts w:eastAsia="Times New Roman"/>
          <w:color w:val="000000" w:themeColor="text1"/>
        </w:rPr>
        <w:t xml:space="preserve"> there are two schools of thou</w:t>
      </w:r>
      <w:r w:rsidR="004F24A0">
        <w:rPr>
          <w:rFonts w:eastAsia="Times New Roman"/>
          <w:color w:val="000000" w:themeColor="text1"/>
        </w:rPr>
        <w:t>ght;</w:t>
      </w:r>
      <w:r>
        <w:rPr>
          <w:rFonts w:eastAsia="Times New Roman"/>
          <w:color w:val="000000" w:themeColor="text1"/>
        </w:rPr>
        <w:t xml:space="preserve"> both </w:t>
      </w:r>
      <w:r w:rsidR="004F24A0">
        <w:rPr>
          <w:rFonts w:eastAsia="Times New Roman"/>
          <w:color w:val="000000" w:themeColor="text1"/>
        </w:rPr>
        <w:t xml:space="preserve">have had </w:t>
      </w:r>
      <w:r w:rsidR="009F4827">
        <w:rPr>
          <w:rFonts w:eastAsia="Times New Roman"/>
          <w:color w:val="000000" w:themeColor="text1"/>
        </w:rPr>
        <w:t>periods of</w:t>
      </w:r>
      <w:r w:rsidR="004F24A0">
        <w:rPr>
          <w:rFonts w:eastAsia="Times New Roman"/>
          <w:color w:val="000000" w:themeColor="text1"/>
        </w:rPr>
        <w:t xml:space="preserve"> success </w:t>
      </w:r>
      <w:r>
        <w:rPr>
          <w:rFonts w:eastAsia="Times New Roman"/>
          <w:color w:val="000000" w:themeColor="text1"/>
        </w:rPr>
        <w:t xml:space="preserve">and </w:t>
      </w:r>
      <w:r w:rsidR="009F4827">
        <w:rPr>
          <w:rFonts w:eastAsia="Times New Roman"/>
          <w:color w:val="000000" w:themeColor="text1"/>
        </w:rPr>
        <w:t>periods of failure</w:t>
      </w:r>
      <w:r>
        <w:rPr>
          <w:rFonts w:eastAsia="Times New Roman"/>
          <w:color w:val="000000" w:themeColor="text1"/>
        </w:rPr>
        <w:t>.</w:t>
      </w:r>
      <w:r w:rsidR="004F24A0">
        <w:rPr>
          <w:rFonts w:eastAsia="Times New Roman"/>
          <w:color w:val="000000" w:themeColor="text1"/>
        </w:rPr>
        <w:t xml:space="preserve"> </w:t>
      </w:r>
      <w:r w:rsidR="00F8329E">
        <w:rPr>
          <w:rFonts w:eastAsia="Times New Roman"/>
          <w:color w:val="000000" w:themeColor="text1"/>
        </w:rPr>
        <w:t>One</w:t>
      </w:r>
      <w:r w:rsidR="004F24A0">
        <w:rPr>
          <w:rFonts w:eastAsia="Times New Roman"/>
          <w:color w:val="000000" w:themeColor="text1"/>
        </w:rPr>
        <w:t xml:space="preserve"> school of thought, </w:t>
      </w:r>
      <w:r w:rsidR="00BF0950">
        <w:rPr>
          <w:rFonts w:eastAsia="Times New Roman"/>
          <w:color w:val="000000" w:themeColor="text1"/>
        </w:rPr>
        <w:t xml:space="preserve">the </w:t>
      </w:r>
      <w:r w:rsidR="004F24A0" w:rsidRPr="0095040A">
        <w:rPr>
          <w:rFonts w:eastAsia="Times New Roman"/>
          <w:i/>
          <w:color w:val="000000" w:themeColor="text1"/>
        </w:rPr>
        <w:t xml:space="preserve">knowledge </w:t>
      </w:r>
      <w:r w:rsidR="00BF0950" w:rsidRPr="0095040A">
        <w:rPr>
          <w:rFonts w:eastAsia="Times New Roman"/>
          <w:i/>
          <w:color w:val="000000" w:themeColor="text1"/>
        </w:rPr>
        <w:t>engineers</w:t>
      </w:r>
      <w:r w:rsidR="00BF0950">
        <w:rPr>
          <w:rFonts w:eastAsia="Times New Roman"/>
          <w:color w:val="000000" w:themeColor="text1"/>
        </w:rPr>
        <w:t>,</w:t>
      </w:r>
      <w:r w:rsidR="00F8329E">
        <w:rPr>
          <w:rFonts w:eastAsia="Times New Roman"/>
          <w:color w:val="000000" w:themeColor="text1"/>
        </w:rPr>
        <w:t xml:space="preserve"> concentrates on the building, maintenance and use of knowledge-based systems</w:t>
      </w:r>
      <w:r w:rsidR="0012769C">
        <w:rPr>
          <w:rFonts w:eastAsia="Times New Roman"/>
          <w:color w:val="000000" w:themeColor="text1"/>
        </w:rPr>
        <w:t xml:space="preserve"> (</w:t>
      </w:r>
      <w:proofErr w:type="spellStart"/>
      <w:r w:rsidR="0012769C">
        <w:rPr>
          <w:rFonts w:eastAsia="Times New Roman"/>
          <w:color w:val="000000" w:themeColor="text1"/>
        </w:rPr>
        <w:t>Studer</w:t>
      </w:r>
      <w:proofErr w:type="spellEnd"/>
      <w:r w:rsidR="0012769C">
        <w:rPr>
          <w:rFonts w:eastAsia="Times New Roman"/>
          <w:color w:val="000000" w:themeColor="text1"/>
        </w:rPr>
        <w:t xml:space="preserve"> et al, 1998)</w:t>
      </w:r>
      <w:r w:rsidR="00F8329E">
        <w:rPr>
          <w:rFonts w:eastAsia="Times New Roman"/>
          <w:color w:val="000000" w:themeColor="text1"/>
        </w:rPr>
        <w:t>.</w:t>
      </w:r>
      <w:r w:rsidR="00B93CEF">
        <w:rPr>
          <w:rFonts w:eastAsia="Times New Roman"/>
          <w:color w:val="000000" w:themeColor="text1"/>
        </w:rPr>
        <w:t xml:space="preserve"> A knowledge-based system consists of a knowledge base, an inference engine, and a user interface. An inference engine </w:t>
      </w:r>
      <w:r w:rsidR="00210703">
        <w:rPr>
          <w:rFonts w:eastAsia="Times New Roman"/>
          <w:color w:val="000000" w:themeColor="text1"/>
        </w:rPr>
        <w:t>consists of logical relations usually in the form of if-then rules.</w:t>
      </w:r>
      <w:r w:rsidR="00CC391D">
        <w:rPr>
          <w:rFonts w:eastAsia="Times New Roman"/>
          <w:color w:val="000000" w:themeColor="text1"/>
        </w:rPr>
        <w:t xml:space="preserve"> </w:t>
      </w:r>
      <w:r w:rsidR="001B5725">
        <w:rPr>
          <w:rFonts w:eastAsia="Times New Roman"/>
          <w:color w:val="000000" w:themeColor="text1"/>
        </w:rPr>
        <w:t xml:space="preserve">According to knowledge engineers, </w:t>
      </w:r>
      <w:r w:rsidR="00F72621">
        <w:rPr>
          <w:rFonts w:eastAsia="Times New Roman"/>
          <w:color w:val="000000" w:themeColor="text1"/>
        </w:rPr>
        <w:t xml:space="preserve">all </w:t>
      </w:r>
      <w:r w:rsidR="001B5725">
        <w:rPr>
          <w:rFonts w:eastAsia="Times New Roman"/>
          <w:color w:val="000000" w:themeColor="text1"/>
        </w:rPr>
        <w:t xml:space="preserve">knowledge must </w:t>
      </w:r>
      <w:r w:rsidR="00DE43D6">
        <w:rPr>
          <w:rFonts w:eastAsia="Times New Roman"/>
          <w:color w:val="000000" w:themeColor="text1"/>
        </w:rPr>
        <w:t>be elicited from human experts and then programmed</w:t>
      </w:r>
      <w:r w:rsidR="001B5725">
        <w:rPr>
          <w:rFonts w:eastAsia="Times New Roman"/>
          <w:color w:val="000000" w:themeColor="text1"/>
        </w:rPr>
        <w:t xml:space="preserve"> i</w:t>
      </w:r>
      <w:r w:rsidR="00DE43D6">
        <w:rPr>
          <w:rFonts w:eastAsia="Times New Roman"/>
          <w:color w:val="000000" w:themeColor="text1"/>
        </w:rPr>
        <w:t>nto the computer</w:t>
      </w:r>
      <w:r w:rsidR="00CE457A">
        <w:rPr>
          <w:rFonts w:eastAsia="Times New Roman"/>
          <w:color w:val="000000" w:themeColor="text1"/>
        </w:rPr>
        <w:t>. One of the early success</w:t>
      </w:r>
      <w:r w:rsidR="00B06225">
        <w:rPr>
          <w:rFonts w:eastAsia="Times New Roman"/>
          <w:color w:val="000000" w:themeColor="text1"/>
        </w:rPr>
        <w:t>es</w:t>
      </w:r>
      <w:r w:rsidR="00CE457A">
        <w:rPr>
          <w:rFonts w:eastAsia="Times New Roman"/>
          <w:color w:val="000000" w:themeColor="text1"/>
        </w:rPr>
        <w:t xml:space="preserve"> was</w:t>
      </w:r>
      <w:r w:rsidR="001B5725">
        <w:rPr>
          <w:rFonts w:eastAsia="Times New Roman"/>
          <w:color w:val="000000" w:themeColor="text1"/>
        </w:rPr>
        <w:t xml:space="preserve"> the dev</w:t>
      </w:r>
      <w:r w:rsidR="0095040A">
        <w:rPr>
          <w:rFonts w:eastAsia="Times New Roman"/>
          <w:color w:val="000000" w:themeColor="text1"/>
        </w:rPr>
        <w:t>elopment of</w:t>
      </w:r>
      <w:r w:rsidR="004058EC">
        <w:rPr>
          <w:rFonts w:eastAsia="Times New Roman"/>
          <w:color w:val="000000" w:themeColor="text1"/>
        </w:rPr>
        <w:t xml:space="preserve"> expert system</w:t>
      </w:r>
      <w:r w:rsidR="0095040A">
        <w:rPr>
          <w:rFonts w:eastAsia="Times New Roman"/>
          <w:color w:val="000000" w:themeColor="text1"/>
        </w:rPr>
        <w:t>s</w:t>
      </w:r>
      <w:r w:rsidR="001B5725">
        <w:rPr>
          <w:rFonts w:eastAsia="Times New Roman"/>
          <w:color w:val="000000" w:themeColor="text1"/>
        </w:rPr>
        <w:t xml:space="preserve"> for medical diagnosis. </w:t>
      </w:r>
      <w:r w:rsidR="00B06225">
        <w:rPr>
          <w:rFonts w:eastAsia="Times New Roman"/>
          <w:color w:val="000000" w:themeColor="text1"/>
        </w:rPr>
        <w:t xml:space="preserve">This raised expectations </w:t>
      </w:r>
      <w:r w:rsidR="00C26635">
        <w:rPr>
          <w:rFonts w:eastAsia="Times New Roman"/>
          <w:color w:val="000000" w:themeColor="text1"/>
        </w:rPr>
        <w:t xml:space="preserve">that a comprehensive system could be built to emulate </w:t>
      </w:r>
      <w:r w:rsidR="00DE43D6">
        <w:rPr>
          <w:rFonts w:eastAsia="Times New Roman"/>
          <w:color w:val="000000" w:themeColor="text1"/>
        </w:rPr>
        <w:t xml:space="preserve">all </w:t>
      </w:r>
      <w:r w:rsidR="00C26635">
        <w:rPr>
          <w:rFonts w:eastAsia="Times New Roman"/>
          <w:color w:val="000000" w:themeColor="text1"/>
        </w:rPr>
        <w:t xml:space="preserve">human </w:t>
      </w:r>
      <w:r w:rsidR="00DE5940">
        <w:rPr>
          <w:rFonts w:eastAsia="Times New Roman"/>
          <w:color w:val="000000" w:themeColor="text1"/>
        </w:rPr>
        <w:t xml:space="preserve">knowledge and </w:t>
      </w:r>
      <w:r w:rsidR="00DE43D6">
        <w:rPr>
          <w:rFonts w:eastAsia="Times New Roman"/>
          <w:color w:val="000000" w:themeColor="text1"/>
        </w:rPr>
        <w:t>expertise</w:t>
      </w:r>
      <w:r w:rsidR="00C26635">
        <w:rPr>
          <w:rFonts w:eastAsia="Times New Roman"/>
          <w:color w:val="000000" w:themeColor="text1"/>
        </w:rPr>
        <w:t>. These hopes</w:t>
      </w:r>
      <w:r w:rsidR="00B06225">
        <w:rPr>
          <w:rFonts w:eastAsia="Times New Roman"/>
          <w:color w:val="000000" w:themeColor="text1"/>
        </w:rPr>
        <w:t xml:space="preserve"> were dashed </w:t>
      </w:r>
      <w:r w:rsidR="00C26635">
        <w:rPr>
          <w:rFonts w:eastAsia="Times New Roman"/>
          <w:color w:val="000000" w:themeColor="text1"/>
        </w:rPr>
        <w:t>when it was realized that</w:t>
      </w:r>
      <w:r w:rsidR="00CC391D">
        <w:rPr>
          <w:rFonts w:eastAsia="Times New Roman"/>
          <w:color w:val="000000" w:themeColor="text1"/>
        </w:rPr>
        <w:t>,</w:t>
      </w:r>
      <w:r w:rsidR="00C26635">
        <w:rPr>
          <w:rFonts w:eastAsia="Times New Roman"/>
          <w:color w:val="000000" w:themeColor="text1"/>
        </w:rPr>
        <w:t xml:space="preserve"> </w:t>
      </w:r>
      <w:r w:rsidR="00DE43D6">
        <w:rPr>
          <w:rFonts w:eastAsia="Times New Roman"/>
          <w:color w:val="000000" w:themeColor="text1"/>
        </w:rPr>
        <w:t xml:space="preserve">as </w:t>
      </w:r>
      <w:r w:rsidR="00C26635">
        <w:rPr>
          <w:rFonts w:eastAsia="Times New Roman"/>
          <w:color w:val="000000" w:themeColor="text1"/>
        </w:rPr>
        <w:t xml:space="preserve">each new area of human </w:t>
      </w:r>
      <w:r w:rsidR="004058EC">
        <w:rPr>
          <w:rFonts w:eastAsia="Times New Roman"/>
          <w:color w:val="000000" w:themeColor="text1"/>
        </w:rPr>
        <w:t xml:space="preserve">knowledge and </w:t>
      </w:r>
      <w:r w:rsidR="00C26635">
        <w:rPr>
          <w:rFonts w:eastAsia="Times New Roman"/>
          <w:color w:val="000000" w:themeColor="text1"/>
        </w:rPr>
        <w:lastRenderedPageBreak/>
        <w:t xml:space="preserve">expertise </w:t>
      </w:r>
      <w:r w:rsidR="0095040A">
        <w:rPr>
          <w:rFonts w:eastAsia="Times New Roman"/>
          <w:color w:val="000000" w:themeColor="text1"/>
        </w:rPr>
        <w:t>was addressed, the logic and data</w:t>
      </w:r>
      <w:r w:rsidR="00DE43D6">
        <w:rPr>
          <w:rFonts w:eastAsia="Times New Roman"/>
          <w:color w:val="000000" w:themeColor="text1"/>
        </w:rPr>
        <w:t xml:space="preserve"> </w:t>
      </w:r>
      <w:r w:rsidR="004058EC">
        <w:rPr>
          <w:rFonts w:eastAsia="Times New Roman"/>
          <w:color w:val="000000" w:themeColor="text1"/>
        </w:rPr>
        <w:t>would need</w:t>
      </w:r>
      <w:r w:rsidR="00C26635">
        <w:rPr>
          <w:rFonts w:eastAsia="Times New Roman"/>
          <w:color w:val="000000" w:themeColor="text1"/>
        </w:rPr>
        <w:t xml:space="preserve"> to be captured, coded and maintained, a task </w:t>
      </w:r>
      <w:r w:rsidR="00554787">
        <w:rPr>
          <w:rFonts w:eastAsia="Times New Roman"/>
          <w:color w:val="000000" w:themeColor="text1"/>
        </w:rPr>
        <w:t xml:space="preserve">involving </w:t>
      </w:r>
      <w:r w:rsidR="004058EC">
        <w:rPr>
          <w:rFonts w:eastAsia="Times New Roman"/>
          <w:color w:val="000000" w:themeColor="text1"/>
        </w:rPr>
        <w:t>an ever growing number of</w:t>
      </w:r>
      <w:r w:rsidR="00554787">
        <w:rPr>
          <w:rFonts w:eastAsia="Times New Roman"/>
          <w:color w:val="000000" w:themeColor="text1"/>
        </w:rPr>
        <w:t xml:space="preserve"> knowledge engineers</w:t>
      </w:r>
      <w:r w:rsidR="0086223E">
        <w:rPr>
          <w:rFonts w:eastAsia="Times New Roman"/>
          <w:color w:val="000000" w:themeColor="text1"/>
        </w:rPr>
        <w:t>. It became clear that</w:t>
      </w:r>
      <w:r w:rsidR="00DE43D6">
        <w:rPr>
          <w:rFonts w:eastAsia="Times New Roman"/>
          <w:color w:val="000000" w:themeColor="text1"/>
        </w:rPr>
        <w:t xml:space="preserve"> </w:t>
      </w:r>
      <w:r w:rsidR="0095040A">
        <w:rPr>
          <w:rFonts w:eastAsia="Times New Roman"/>
          <w:color w:val="000000" w:themeColor="text1"/>
        </w:rPr>
        <w:t>these</w:t>
      </w:r>
      <w:r w:rsidR="00DE43D6">
        <w:rPr>
          <w:rFonts w:eastAsia="Times New Roman"/>
          <w:color w:val="000000" w:themeColor="text1"/>
        </w:rPr>
        <w:t xml:space="preserve"> </w:t>
      </w:r>
      <w:r w:rsidR="004058EC">
        <w:rPr>
          <w:rFonts w:eastAsia="Times New Roman"/>
          <w:color w:val="000000" w:themeColor="text1"/>
        </w:rPr>
        <w:t>would</w:t>
      </w:r>
      <w:r w:rsidR="00DE43D6">
        <w:rPr>
          <w:rFonts w:eastAsia="Times New Roman"/>
          <w:color w:val="000000" w:themeColor="text1"/>
        </w:rPr>
        <w:t xml:space="preserve"> not </w:t>
      </w:r>
      <w:r w:rsidR="004058EC">
        <w:rPr>
          <w:rFonts w:eastAsia="Times New Roman"/>
          <w:color w:val="000000" w:themeColor="text1"/>
        </w:rPr>
        <w:t xml:space="preserve">be </w:t>
      </w:r>
      <w:r w:rsidR="00DE43D6">
        <w:rPr>
          <w:rFonts w:eastAsia="Times New Roman"/>
          <w:color w:val="000000" w:themeColor="text1"/>
        </w:rPr>
        <w:t>forthcoming</w:t>
      </w:r>
      <w:r w:rsidR="00BF0950">
        <w:rPr>
          <w:rFonts w:eastAsia="Times New Roman"/>
          <w:color w:val="000000" w:themeColor="text1"/>
        </w:rPr>
        <w:t xml:space="preserve"> in sufficient numbers</w:t>
      </w:r>
      <w:r w:rsidR="00554787">
        <w:rPr>
          <w:rFonts w:eastAsia="Times New Roman"/>
          <w:color w:val="000000" w:themeColor="text1"/>
        </w:rPr>
        <w:t>.</w:t>
      </w:r>
      <w:r w:rsidR="00B06225">
        <w:rPr>
          <w:rFonts w:eastAsia="Times New Roman"/>
          <w:color w:val="000000" w:themeColor="text1"/>
        </w:rPr>
        <w:t xml:space="preserve"> </w:t>
      </w:r>
      <w:r w:rsidR="006F4370">
        <w:rPr>
          <w:rFonts w:eastAsia="Times New Roman"/>
          <w:color w:val="000000" w:themeColor="text1"/>
        </w:rPr>
        <w:t xml:space="preserve">However, the </w:t>
      </w:r>
      <w:r w:rsidR="004058EC">
        <w:rPr>
          <w:rFonts w:eastAsia="Times New Roman"/>
          <w:color w:val="000000" w:themeColor="text1"/>
        </w:rPr>
        <w:t xml:space="preserve">knowledge engineering </w:t>
      </w:r>
      <w:r w:rsidR="006F4370">
        <w:rPr>
          <w:rFonts w:eastAsia="Times New Roman"/>
          <w:color w:val="000000" w:themeColor="text1"/>
        </w:rPr>
        <w:t>school has continued to develop</w:t>
      </w:r>
      <w:r w:rsidR="00DF4AF8">
        <w:rPr>
          <w:rFonts w:eastAsia="Times New Roman"/>
          <w:color w:val="000000" w:themeColor="text1"/>
        </w:rPr>
        <w:t xml:space="preserve"> </w:t>
      </w:r>
      <w:r w:rsidR="004058EC">
        <w:rPr>
          <w:rFonts w:eastAsia="Times New Roman"/>
          <w:color w:val="000000" w:themeColor="text1"/>
        </w:rPr>
        <w:t>its methods</w:t>
      </w:r>
      <w:r w:rsidR="002A4465">
        <w:rPr>
          <w:rFonts w:eastAsia="Times New Roman"/>
          <w:color w:val="000000" w:themeColor="text1"/>
        </w:rPr>
        <w:t xml:space="preserve"> (see, for instance</w:t>
      </w:r>
      <w:r w:rsidR="0057709F">
        <w:rPr>
          <w:rFonts w:eastAsia="Times New Roman"/>
          <w:color w:val="000000" w:themeColor="text1"/>
        </w:rPr>
        <w:t xml:space="preserve">, </w:t>
      </w:r>
      <w:r w:rsidR="002C6D67">
        <w:rPr>
          <w:rFonts w:eastAsia="Times New Roman"/>
          <w:color w:val="000000" w:themeColor="text1"/>
        </w:rPr>
        <w:t xml:space="preserve">Russel and </w:t>
      </w:r>
      <w:proofErr w:type="spellStart"/>
      <w:r w:rsidR="002C6D67">
        <w:rPr>
          <w:rFonts w:eastAsia="Times New Roman"/>
          <w:color w:val="000000" w:themeColor="text1"/>
        </w:rPr>
        <w:t>Norvig</w:t>
      </w:r>
      <w:proofErr w:type="spellEnd"/>
      <w:r w:rsidR="0057709F">
        <w:rPr>
          <w:rFonts w:eastAsia="Times New Roman"/>
          <w:color w:val="000000" w:themeColor="text1"/>
        </w:rPr>
        <w:t>, 2016)</w:t>
      </w:r>
      <w:r w:rsidR="00C2458E">
        <w:rPr>
          <w:rFonts w:eastAsia="Times New Roman"/>
          <w:color w:val="000000" w:themeColor="text1"/>
        </w:rPr>
        <w:t>,</w:t>
      </w:r>
      <w:r w:rsidR="006F4370">
        <w:rPr>
          <w:rFonts w:eastAsia="Times New Roman"/>
          <w:color w:val="000000" w:themeColor="text1"/>
        </w:rPr>
        <w:t xml:space="preserve"> the latest</w:t>
      </w:r>
      <w:r w:rsidR="00C2458E">
        <w:rPr>
          <w:rFonts w:eastAsia="Times New Roman"/>
          <w:color w:val="000000" w:themeColor="text1"/>
        </w:rPr>
        <w:t xml:space="preserve"> manifestation being</w:t>
      </w:r>
      <w:r w:rsidR="006F4370">
        <w:rPr>
          <w:rFonts w:eastAsia="Times New Roman"/>
          <w:color w:val="000000" w:themeColor="text1"/>
        </w:rPr>
        <w:t xml:space="preserve"> </w:t>
      </w:r>
      <w:r w:rsidR="00DF4AF8">
        <w:rPr>
          <w:rFonts w:eastAsia="Times New Roman"/>
          <w:color w:val="000000" w:themeColor="text1"/>
        </w:rPr>
        <w:t>the development of knowledge-based systems that utilize the internet, known as the semantic web.</w:t>
      </w:r>
    </w:p>
    <w:p w14:paraId="7ABF2054" w14:textId="77777777" w:rsidR="00BF0950" w:rsidRDefault="00BF0950" w:rsidP="00BA330C">
      <w:pPr>
        <w:rPr>
          <w:rFonts w:eastAsia="Times New Roman"/>
          <w:color w:val="000000" w:themeColor="text1"/>
        </w:rPr>
      </w:pPr>
    </w:p>
    <w:p w14:paraId="100EDBF2" w14:textId="35E181F7" w:rsidR="00D65012" w:rsidRDefault="00BF0950" w:rsidP="00D65012">
      <w:pPr>
        <w:rPr>
          <w:rFonts w:eastAsia="Times New Roman"/>
          <w:color w:val="000000" w:themeColor="text1"/>
        </w:rPr>
      </w:pPr>
      <w:r>
        <w:rPr>
          <w:rFonts w:eastAsia="Times New Roman"/>
          <w:color w:val="000000" w:themeColor="text1"/>
        </w:rPr>
        <w:t xml:space="preserve">The second school of thought, the </w:t>
      </w:r>
      <w:r w:rsidR="00D54317">
        <w:rPr>
          <w:rFonts w:eastAsia="Times New Roman"/>
          <w:color w:val="000000" w:themeColor="text1"/>
        </w:rPr>
        <w:t xml:space="preserve">computer science </w:t>
      </w:r>
      <w:r w:rsidRPr="00FD0C46">
        <w:rPr>
          <w:rFonts w:eastAsia="Times New Roman"/>
          <w:i/>
          <w:color w:val="000000" w:themeColor="text1"/>
        </w:rPr>
        <w:t>machine learners</w:t>
      </w:r>
      <w:r>
        <w:rPr>
          <w:rFonts w:eastAsia="Times New Roman"/>
          <w:color w:val="000000" w:themeColor="text1"/>
        </w:rPr>
        <w:t xml:space="preserve">, </w:t>
      </w:r>
      <w:r w:rsidR="000D12DE">
        <w:rPr>
          <w:rFonts w:eastAsia="Times New Roman"/>
          <w:color w:val="000000" w:themeColor="text1"/>
        </w:rPr>
        <w:t>concentrates on developing learning algorithms</w:t>
      </w:r>
      <w:r w:rsidR="00D65012">
        <w:rPr>
          <w:rFonts w:eastAsia="Times New Roman"/>
          <w:color w:val="000000" w:themeColor="text1"/>
        </w:rPr>
        <w:t>. T</w:t>
      </w:r>
      <w:r w:rsidR="00DF4AF8">
        <w:rPr>
          <w:rFonts w:eastAsia="Times New Roman"/>
          <w:color w:val="000000" w:themeColor="text1"/>
        </w:rPr>
        <w:t>he</w:t>
      </w:r>
      <w:r w:rsidR="00D65012">
        <w:rPr>
          <w:rFonts w:eastAsia="Times New Roman"/>
          <w:color w:val="000000" w:themeColor="text1"/>
        </w:rPr>
        <w:t>ir</w:t>
      </w:r>
      <w:r w:rsidR="00DF4AF8">
        <w:rPr>
          <w:rFonts w:eastAsia="Times New Roman"/>
          <w:color w:val="000000" w:themeColor="text1"/>
        </w:rPr>
        <w:t xml:space="preserve"> aim </w:t>
      </w:r>
      <w:r w:rsidR="00D65012">
        <w:rPr>
          <w:rFonts w:eastAsia="Times New Roman"/>
          <w:color w:val="000000" w:themeColor="text1"/>
        </w:rPr>
        <w:t>is</w:t>
      </w:r>
      <w:r w:rsidR="00DF4AF8">
        <w:rPr>
          <w:rFonts w:eastAsia="Times New Roman"/>
          <w:color w:val="000000" w:themeColor="text1"/>
        </w:rPr>
        <w:t xml:space="preserve"> to </w:t>
      </w:r>
      <w:r w:rsidR="009F4827">
        <w:rPr>
          <w:rFonts w:eastAsia="Times New Roman"/>
          <w:color w:val="000000" w:themeColor="text1"/>
        </w:rPr>
        <w:t xml:space="preserve">develop compact algorithms </w:t>
      </w:r>
      <w:r w:rsidR="00AE767D">
        <w:rPr>
          <w:rFonts w:eastAsia="Times New Roman"/>
          <w:color w:val="000000" w:themeColor="text1"/>
        </w:rPr>
        <w:t>that, given enough data, can infer the underl</w:t>
      </w:r>
      <w:r w:rsidR="00461F1F">
        <w:rPr>
          <w:rFonts w:eastAsia="Times New Roman"/>
          <w:color w:val="000000" w:themeColor="text1"/>
        </w:rPr>
        <w:t>ying logic</w:t>
      </w:r>
      <w:r w:rsidR="00D65012">
        <w:rPr>
          <w:rFonts w:eastAsia="Times New Roman"/>
          <w:color w:val="000000" w:themeColor="text1"/>
        </w:rPr>
        <w:t>. The algorithms operate by building a model from a training set of observation</w:t>
      </w:r>
      <w:r w:rsidR="00ED2918">
        <w:rPr>
          <w:rFonts w:eastAsia="Times New Roman"/>
          <w:color w:val="000000" w:themeColor="text1"/>
        </w:rPr>
        <w:t>s</w:t>
      </w:r>
      <w:r w:rsidR="0086223E">
        <w:rPr>
          <w:rFonts w:eastAsia="Times New Roman"/>
          <w:color w:val="000000" w:themeColor="text1"/>
        </w:rPr>
        <w:t>. The model is the</w:t>
      </w:r>
      <w:r w:rsidR="00D65012">
        <w:rPr>
          <w:rFonts w:eastAsia="Times New Roman"/>
          <w:color w:val="000000" w:themeColor="text1"/>
        </w:rPr>
        <w:t xml:space="preserve">n </w:t>
      </w:r>
      <w:r w:rsidR="00646EAE">
        <w:rPr>
          <w:rFonts w:eastAsia="Times New Roman"/>
          <w:color w:val="000000" w:themeColor="text1"/>
        </w:rPr>
        <w:t>used</w:t>
      </w:r>
      <w:r w:rsidR="00D65012">
        <w:rPr>
          <w:rFonts w:eastAsia="Times New Roman"/>
          <w:color w:val="000000" w:themeColor="text1"/>
        </w:rPr>
        <w:t xml:space="preserve"> to make predictions without following pre-programmed instructions. </w:t>
      </w:r>
      <w:r w:rsidR="00013EBC">
        <w:rPr>
          <w:rFonts w:eastAsia="Times New Roman"/>
          <w:color w:val="000000" w:themeColor="text1"/>
        </w:rPr>
        <w:t>In essenc</w:t>
      </w:r>
      <w:r w:rsidR="00474BB3">
        <w:rPr>
          <w:rFonts w:eastAsia="Times New Roman"/>
          <w:color w:val="000000" w:themeColor="text1"/>
        </w:rPr>
        <w:t xml:space="preserve">e, </w:t>
      </w:r>
      <w:r w:rsidR="00013EBC">
        <w:rPr>
          <w:rFonts w:eastAsia="Times New Roman"/>
          <w:color w:val="000000" w:themeColor="text1"/>
        </w:rPr>
        <w:t>computers</w:t>
      </w:r>
      <w:r w:rsidR="00474BB3">
        <w:rPr>
          <w:rFonts w:eastAsia="Times New Roman"/>
          <w:color w:val="000000" w:themeColor="text1"/>
        </w:rPr>
        <w:t xml:space="preserve"> write the</w:t>
      </w:r>
      <w:r w:rsidR="00013EBC">
        <w:rPr>
          <w:rFonts w:eastAsia="Times New Roman"/>
          <w:color w:val="000000" w:themeColor="text1"/>
        </w:rPr>
        <w:t>ir</w:t>
      </w:r>
      <w:r w:rsidR="00474BB3">
        <w:rPr>
          <w:rFonts w:eastAsia="Times New Roman"/>
          <w:color w:val="000000" w:themeColor="text1"/>
        </w:rPr>
        <w:t xml:space="preserve"> </w:t>
      </w:r>
      <w:r w:rsidR="00013EBC">
        <w:rPr>
          <w:rFonts w:eastAsia="Times New Roman"/>
          <w:color w:val="000000" w:themeColor="text1"/>
        </w:rPr>
        <w:t xml:space="preserve">own </w:t>
      </w:r>
      <w:r w:rsidR="00474BB3">
        <w:rPr>
          <w:rFonts w:eastAsia="Times New Roman"/>
          <w:color w:val="000000" w:themeColor="text1"/>
        </w:rPr>
        <w:t xml:space="preserve">programmes </w:t>
      </w:r>
      <w:r w:rsidR="00013EBC">
        <w:rPr>
          <w:rFonts w:eastAsia="Times New Roman"/>
          <w:color w:val="000000" w:themeColor="text1"/>
        </w:rPr>
        <w:t xml:space="preserve">doing away with the need for code writers, maintenance engineers and so forth. </w:t>
      </w:r>
      <w:r w:rsidR="008B028A">
        <w:rPr>
          <w:rFonts w:eastAsia="Times New Roman"/>
          <w:color w:val="000000" w:themeColor="text1"/>
        </w:rPr>
        <w:t>A</w:t>
      </w:r>
      <w:r w:rsidR="00C729FD">
        <w:rPr>
          <w:rFonts w:eastAsia="Times New Roman"/>
          <w:color w:val="000000" w:themeColor="text1"/>
        </w:rPr>
        <w:t xml:space="preserve">ccording to </w:t>
      </w:r>
      <w:proofErr w:type="spellStart"/>
      <w:r w:rsidR="00C729FD">
        <w:rPr>
          <w:rFonts w:eastAsia="Times New Roman"/>
          <w:color w:val="000000" w:themeColor="text1"/>
        </w:rPr>
        <w:t>Domingos</w:t>
      </w:r>
      <w:proofErr w:type="spellEnd"/>
      <w:r w:rsidR="00C729FD">
        <w:rPr>
          <w:rFonts w:eastAsia="Times New Roman"/>
          <w:color w:val="000000" w:themeColor="text1"/>
        </w:rPr>
        <w:t xml:space="preserve"> (</w:t>
      </w:r>
      <w:r w:rsidR="00F351D7">
        <w:rPr>
          <w:rFonts w:eastAsia="Times New Roman"/>
          <w:color w:val="000000" w:themeColor="text1"/>
        </w:rPr>
        <w:t>2015) a</w:t>
      </w:r>
      <w:r w:rsidR="008B028A">
        <w:rPr>
          <w:rFonts w:eastAsia="Times New Roman"/>
          <w:color w:val="000000" w:themeColor="text1"/>
        </w:rPr>
        <w:t xml:space="preserve"> number of different approaches </w:t>
      </w:r>
      <w:r w:rsidR="0086223E">
        <w:rPr>
          <w:rFonts w:eastAsia="Times New Roman"/>
          <w:color w:val="000000" w:themeColor="text1"/>
        </w:rPr>
        <w:t xml:space="preserve">to developing </w:t>
      </w:r>
      <w:r w:rsidR="00013EBC">
        <w:rPr>
          <w:rFonts w:eastAsia="Times New Roman"/>
          <w:color w:val="000000" w:themeColor="text1"/>
        </w:rPr>
        <w:t xml:space="preserve">learning algorithms </w:t>
      </w:r>
      <w:r w:rsidR="008B028A">
        <w:rPr>
          <w:rFonts w:eastAsia="Times New Roman"/>
          <w:color w:val="000000" w:themeColor="text1"/>
        </w:rPr>
        <w:t>have been tried</w:t>
      </w:r>
      <w:r w:rsidR="00013EBC">
        <w:rPr>
          <w:rFonts w:eastAsia="Times New Roman"/>
          <w:color w:val="000000" w:themeColor="text1"/>
        </w:rPr>
        <w:t xml:space="preserve"> by faction</w:t>
      </w:r>
      <w:r w:rsidR="00F351D7">
        <w:rPr>
          <w:rFonts w:eastAsia="Times New Roman"/>
          <w:color w:val="000000" w:themeColor="text1"/>
        </w:rPr>
        <w:t>s</w:t>
      </w:r>
      <w:r w:rsidR="00013EBC">
        <w:rPr>
          <w:rFonts w:eastAsia="Times New Roman"/>
          <w:color w:val="000000" w:themeColor="text1"/>
        </w:rPr>
        <w:t xml:space="preserve"> within the school</w:t>
      </w:r>
      <w:r w:rsidR="008B028A">
        <w:rPr>
          <w:rFonts w:eastAsia="Times New Roman"/>
          <w:color w:val="000000" w:themeColor="text1"/>
        </w:rPr>
        <w:t xml:space="preserve">: </w:t>
      </w:r>
      <w:r w:rsidR="00F351D7">
        <w:rPr>
          <w:rFonts w:eastAsia="Times New Roman"/>
          <w:color w:val="000000" w:themeColor="text1"/>
        </w:rPr>
        <w:t>‘</w:t>
      </w:r>
      <w:r w:rsidR="00F351D7" w:rsidRPr="00F351D7">
        <w:rPr>
          <w:rFonts w:eastAsia="Times New Roman"/>
          <w:i/>
          <w:color w:val="000000" w:themeColor="text1"/>
        </w:rPr>
        <w:t>S</w:t>
      </w:r>
      <w:r w:rsidR="00C729FD" w:rsidRPr="00F351D7">
        <w:rPr>
          <w:rFonts w:eastAsia="Times New Roman"/>
          <w:i/>
          <w:color w:val="000000" w:themeColor="text1"/>
        </w:rPr>
        <w:t>ymbolists</w:t>
      </w:r>
      <w:r w:rsidR="00C729FD">
        <w:rPr>
          <w:rFonts w:eastAsia="Times New Roman"/>
          <w:color w:val="000000" w:themeColor="text1"/>
        </w:rPr>
        <w:t xml:space="preserve"> view learning as the inverse of deduction and take ideas</w:t>
      </w:r>
      <w:r w:rsidR="00F351D7">
        <w:rPr>
          <w:rFonts w:eastAsia="Times New Roman"/>
          <w:color w:val="000000" w:themeColor="text1"/>
        </w:rPr>
        <w:t xml:space="preserve"> from philosophy, psychology, and logic. </w:t>
      </w:r>
      <w:r w:rsidR="00F351D7" w:rsidRPr="00F351D7">
        <w:rPr>
          <w:rFonts w:eastAsia="Times New Roman"/>
          <w:i/>
          <w:color w:val="000000" w:themeColor="text1"/>
        </w:rPr>
        <w:t>Connectionists</w:t>
      </w:r>
      <w:r w:rsidR="00F351D7">
        <w:rPr>
          <w:rFonts w:eastAsia="Times New Roman"/>
          <w:color w:val="000000" w:themeColor="text1"/>
        </w:rPr>
        <w:t xml:space="preserve"> reverse engineer the brain and are inspired by neuroscience and physics. </w:t>
      </w:r>
      <w:r w:rsidR="00F351D7" w:rsidRPr="00F351D7">
        <w:rPr>
          <w:rFonts w:eastAsia="Times New Roman"/>
          <w:i/>
          <w:color w:val="000000" w:themeColor="text1"/>
        </w:rPr>
        <w:t>Evolutionaries</w:t>
      </w:r>
      <w:r w:rsidR="00F351D7">
        <w:rPr>
          <w:rFonts w:eastAsia="Times New Roman"/>
          <w:color w:val="000000" w:themeColor="text1"/>
        </w:rPr>
        <w:t xml:space="preserve"> simulate evolution on the computer and draw on genetics and evolutionary biology. </w:t>
      </w:r>
      <w:r w:rsidR="00F351D7" w:rsidRPr="00F351D7">
        <w:rPr>
          <w:rFonts w:eastAsia="Times New Roman"/>
          <w:i/>
          <w:color w:val="000000" w:themeColor="text1"/>
        </w:rPr>
        <w:t>Bayesians</w:t>
      </w:r>
      <w:r w:rsidR="00F351D7">
        <w:rPr>
          <w:rFonts w:eastAsia="Times New Roman"/>
          <w:color w:val="000000" w:themeColor="text1"/>
        </w:rPr>
        <w:t xml:space="preserve"> believe learning is a form of probabilistic inference and have their root in statistics. </w:t>
      </w:r>
      <w:proofErr w:type="spellStart"/>
      <w:r w:rsidR="00F351D7" w:rsidRPr="00F351D7">
        <w:rPr>
          <w:rFonts w:eastAsia="Times New Roman"/>
          <w:i/>
          <w:color w:val="000000" w:themeColor="text1"/>
        </w:rPr>
        <w:t>Analogizers</w:t>
      </w:r>
      <w:proofErr w:type="spellEnd"/>
      <w:r w:rsidR="00F351D7">
        <w:rPr>
          <w:rFonts w:eastAsia="Times New Roman"/>
          <w:color w:val="000000" w:themeColor="text1"/>
        </w:rPr>
        <w:t xml:space="preserve"> learn by extrapolating from similar judgements and are influenced by mathematical optimization.</w:t>
      </w:r>
      <w:r w:rsidR="00D36A77">
        <w:rPr>
          <w:rFonts w:eastAsia="Times New Roman"/>
          <w:color w:val="000000" w:themeColor="text1"/>
        </w:rPr>
        <w:t>’</w:t>
      </w:r>
      <w:r w:rsidR="00F351D7">
        <w:rPr>
          <w:rFonts w:eastAsia="Times New Roman"/>
          <w:color w:val="000000" w:themeColor="text1"/>
        </w:rPr>
        <w:t xml:space="preserve"> </w:t>
      </w:r>
      <w:r w:rsidR="00D36A77">
        <w:rPr>
          <w:rFonts w:eastAsia="Times New Roman"/>
          <w:color w:val="000000" w:themeColor="text1"/>
        </w:rPr>
        <w:t>(</w:t>
      </w:r>
      <w:proofErr w:type="spellStart"/>
      <w:r w:rsidR="00D36A77">
        <w:rPr>
          <w:rFonts w:eastAsia="Times New Roman"/>
          <w:color w:val="000000" w:themeColor="text1"/>
        </w:rPr>
        <w:t>Domingos</w:t>
      </w:r>
      <w:proofErr w:type="spellEnd"/>
      <w:r w:rsidR="00D36A77">
        <w:rPr>
          <w:rFonts w:eastAsia="Times New Roman"/>
          <w:color w:val="000000" w:themeColor="text1"/>
        </w:rPr>
        <w:t xml:space="preserve">, </w:t>
      </w:r>
      <w:r w:rsidR="00F351D7">
        <w:rPr>
          <w:rFonts w:eastAsia="Times New Roman"/>
          <w:color w:val="000000" w:themeColor="text1"/>
        </w:rPr>
        <w:t>2015, p. xvii</w:t>
      </w:r>
      <w:r w:rsidR="003F33EF">
        <w:rPr>
          <w:rFonts w:eastAsia="Times New Roman"/>
          <w:color w:val="000000" w:themeColor="text1"/>
        </w:rPr>
        <w:t>; italics added</w:t>
      </w:r>
      <w:r w:rsidR="00F351D7">
        <w:rPr>
          <w:rFonts w:eastAsia="Times New Roman"/>
          <w:color w:val="000000" w:themeColor="text1"/>
        </w:rPr>
        <w:t>)</w:t>
      </w:r>
      <w:r w:rsidR="003F33EF">
        <w:rPr>
          <w:rFonts w:eastAsia="Times New Roman"/>
          <w:color w:val="000000" w:themeColor="text1"/>
        </w:rPr>
        <w:t xml:space="preserve">. </w:t>
      </w:r>
      <w:r w:rsidR="00C1730D">
        <w:rPr>
          <w:rFonts w:eastAsia="Times New Roman"/>
          <w:color w:val="000000" w:themeColor="text1"/>
        </w:rPr>
        <w:t>Eac</w:t>
      </w:r>
      <w:r w:rsidR="0086223E">
        <w:rPr>
          <w:rFonts w:eastAsia="Times New Roman"/>
          <w:color w:val="000000" w:themeColor="text1"/>
        </w:rPr>
        <w:t>h school can claim some success:</w:t>
      </w:r>
      <w:r w:rsidR="00FB48BD">
        <w:rPr>
          <w:rFonts w:eastAsia="Times New Roman"/>
          <w:color w:val="000000" w:themeColor="text1"/>
        </w:rPr>
        <w:t xml:space="preserve"> inverse deduction</w:t>
      </w:r>
      <w:r w:rsidR="00C1730D">
        <w:rPr>
          <w:rFonts w:eastAsia="Times New Roman"/>
          <w:color w:val="000000" w:themeColor="text1"/>
        </w:rPr>
        <w:t xml:space="preserve"> for </w:t>
      </w:r>
      <w:r w:rsidR="0086223E">
        <w:rPr>
          <w:rFonts w:eastAsia="Times New Roman"/>
          <w:color w:val="000000" w:themeColor="text1"/>
        </w:rPr>
        <w:t>s</w:t>
      </w:r>
      <w:r w:rsidR="00C1730D">
        <w:rPr>
          <w:rFonts w:eastAsia="Times New Roman"/>
          <w:color w:val="000000" w:themeColor="text1"/>
        </w:rPr>
        <w:t xml:space="preserve">ymbolists, </w:t>
      </w:r>
      <w:r w:rsidR="00286AEC">
        <w:rPr>
          <w:rFonts w:eastAsia="Times New Roman"/>
          <w:color w:val="000000" w:themeColor="text1"/>
        </w:rPr>
        <w:t>neural networks and deep learning</w:t>
      </w:r>
      <w:r w:rsidR="0086223E">
        <w:rPr>
          <w:rFonts w:eastAsia="Times New Roman"/>
          <w:color w:val="000000" w:themeColor="text1"/>
        </w:rPr>
        <w:t xml:space="preserve"> for c</w:t>
      </w:r>
      <w:r w:rsidR="00C1730D">
        <w:rPr>
          <w:rFonts w:eastAsia="Times New Roman"/>
          <w:color w:val="000000" w:themeColor="text1"/>
        </w:rPr>
        <w:t>onnectionists</w:t>
      </w:r>
      <w:r w:rsidR="0086223E">
        <w:rPr>
          <w:rFonts w:eastAsia="Times New Roman"/>
          <w:color w:val="000000" w:themeColor="text1"/>
        </w:rPr>
        <w:t>, genetic algorithms for e</w:t>
      </w:r>
      <w:r w:rsidR="00286AEC">
        <w:rPr>
          <w:rFonts w:eastAsia="Times New Roman"/>
          <w:color w:val="000000" w:themeColor="text1"/>
        </w:rPr>
        <w:t xml:space="preserve">volutionaries, </w:t>
      </w:r>
      <w:r w:rsidR="00C1730D">
        <w:rPr>
          <w:rFonts w:eastAsia="Times New Roman"/>
          <w:color w:val="000000" w:themeColor="text1"/>
        </w:rPr>
        <w:t>Bayesian networks for Bayesians</w:t>
      </w:r>
      <w:r w:rsidR="0086223E">
        <w:rPr>
          <w:rFonts w:eastAsia="Times New Roman"/>
          <w:color w:val="000000" w:themeColor="text1"/>
        </w:rPr>
        <w:t xml:space="preserve">, and case-based reasoning for </w:t>
      </w:r>
      <w:proofErr w:type="spellStart"/>
      <w:r w:rsidR="0086223E">
        <w:rPr>
          <w:rFonts w:eastAsia="Times New Roman"/>
          <w:color w:val="000000" w:themeColor="text1"/>
        </w:rPr>
        <w:t>a</w:t>
      </w:r>
      <w:r w:rsidR="00C1730D">
        <w:rPr>
          <w:rFonts w:eastAsia="Times New Roman"/>
          <w:color w:val="000000" w:themeColor="text1"/>
        </w:rPr>
        <w:t>nalogizers</w:t>
      </w:r>
      <w:proofErr w:type="spellEnd"/>
      <w:r w:rsidR="00C1730D">
        <w:rPr>
          <w:rFonts w:eastAsia="Times New Roman"/>
          <w:color w:val="000000" w:themeColor="text1"/>
        </w:rPr>
        <w:t>.</w:t>
      </w:r>
      <w:r w:rsidR="0086223E">
        <w:rPr>
          <w:rFonts w:eastAsia="Times New Roman"/>
          <w:color w:val="000000" w:themeColor="text1"/>
        </w:rPr>
        <w:t xml:space="preserve"> Despite stumbling blocks and disappointments, each </w:t>
      </w:r>
      <w:r w:rsidR="00C2458E">
        <w:rPr>
          <w:rFonts w:eastAsia="Times New Roman"/>
          <w:color w:val="000000" w:themeColor="text1"/>
        </w:rPr>
        <w:t>faction</w:t>
      </w:r>
      <w:r w:rsidR="00461F1F">
        <w:rPr>
          <w:rFonts w:eastAsia="Times New Roman"/>
          <w:color w:val="000000" w:themeColor="text1"/>
        </w:rPr>
        <w:t xml:space="preserve"> retains</w:t>
      </w:r>
      <w:r w:rsidR="001C7D4C">
        <w:rPr>
          <w:rFonts w:eastAsia="Times New Roman"/>
          <w:color w:val="000000" w:themeColor="text1"/>
        </w:rPr>
        <w:t xml:space="preserve"> the hope </w:t>
      </w:r>
      <w:r w:rsidR="00716DAF">
        <w:rPr>
          <w:rFonts w:eastAsia="Times New Roman"/>
          <w:color w:val="000000" w:themeColor="text1"/>
        </w:rPr>
        <w:t xml:space="preserve">and </w:t>
      </w:r>
      <w:r w:rsidR="00A106D4">
        <w:rPr>
          <w:rFonts w:eastAsia="Times New Roman"/>
          <w:color w:val="000000" w:themeColor="text1"/>
        </w:rPr>
        <w:t xml:space="preserve">belief that they can </w:t>
      </w:r>
      <w:r w:rsidR="0086223E">
        <w:rPr>
          <w:rFonts w:eastAsia="Times New Roman"/>
          <w:color w:val="000000" w:themeColor="text1"/>
        </w:rPr>
        <w:t xml:space="preserve">be the ones to </w:t>
      </w:r>
      <w:r w:rsidR="00A106D4">
        <w:rPr>
          <w:rFonts w:eastAsia="Times New Roman"/>
          <w:color w:val="000000" w:themeColor="text1"/>
        </w:rPr>
        <w:t xml:space="preserve">provide the </w:t>
      </w:r>
      <w:r w:rsidR="00716DAF">
        <w:rPr>
          <w:rFonts w:eastAsia="Times New Roman"/>
          <w:color w:val="000000" w:themeColor="text1"/>
        </w:rPr>
        <w:t xml:space="preserve">master algorithm </w:t>
      </w:r>
      <w:r w:rsidR="0086223E">
        <w:rPr>
          <w:rFonts w:eastAsia="Times New Roman"/>
          <w:color w:val="000000" w:themeColor="text1"/>
        </w:rPr>
        <w:t>that would</w:t>
      </w:r>
      <w:r w:rsidR="00716DAF">
        <w:rPr>
          <w:rFonts w:eastAsia="Times New Roman"/>
          <w:color w:val="000000" w:themeColor="text1"/>
        </w:rPr>
        <w:t xml:space="preserve"> replicate</w:t>
      </w:r>
      <w:r w:rsidR="00A106D4">
        <w:rPr>
          <w:rFonts w:eastAsia="Times New Roman"/>
          <w:color w:val="000000" w:themeColor="text1"/>
        </w:rPr>
        <w:t xml:space="preserve"> human intelligence.</w:t>
      </w:r>
      <w:r w:rsidR="00AE6B5B">
        <w:rPr>
          <w:rFonts w:eastAsia="Times New Roman"/>
          <w:color w:val="000000" w:themeColor="text1"/>
        </w:rPr>
        <w:t xml:space="preserve"> </w:t>
      </w:r>
      <w:r w:rsidR="00166C14">
        <w:rPr>
          <w:rFonts w:eastAsia="Times New Roman"/>
          <w:color w:val="000000" w:themeColor="text1"/>
        </w:rPr>
        <w:t xml:space="preserve">The symbolist with </w:t>
      </w:r>
      <w:r w:rsidR="0086223E">
        <w:rPr>
          <w:rFonts w:eastAsia="Times New Roman"/>
          <w:color w:val="000000" w:themeColor="text1"/>
        </w:rPr>
        <w:t xml:space="preserve">their </w:t>
      </w:r>
      <w:r w:rsidR="00166C14">
        <w:rPr>
          <w:rFonts w:eastAsia="Times New Roman"/>
          <w:color w:val="000000" w:themeColor="text1"/>
        </w:rPr>
        <w:t xml:space="preserve">deep learning </w:t>
      </w:r>
      <w:r w:rsidR="0086223E">
        <w:rPr>
          <w:rFonts w:eastAsia="Times New Roman"/>
          <w:color w:val="000000" w:themeColor="text1"/>
        </w:rPr>
        <w:t xml:space="preserve">algorithms </w:t>
      </w:r>
      <w:r w:rsidR="00166C14">
        <w:rPr>
          <w:rFonts w:eastAsia="Times New Roman"/>
          <w:color w:val="000000" w:themeColor="text1"/>
        </w:rPr>
        <w:t xml:space="preserve">appear to be in the lead at this point </w:t>
      </w:r>
      <w:r w:rsidR="0086223E">
        <w:rPr>
          <w:rFonts w:eastAsia="Times New Roman"/>
          <w:color w:val="000000" w:themeColor="text1"/>
        </w:rPr>
        <w:t xml:space="preserve">in time </w:t>
      </w:r>
      <w:r w:rsidR="00166C14">
        <w:rPr>
          <w:rFonts w:eastAsia="Times New Roman"/>
          <w:color w:val="000000" w:themeColor="text1"/>
        </w:rPr>
        <w:t>(</w:t>
      </w:r>
      <w:proofErr w:type="spellStart"/>
      <w:r w:rsidR="00166C14">
        <w:rPr>
          <w:rFonts w:eastAsia="Times New Roman"/>
          <w:color w:val="000000" w:themeColor="text1"/>
        </w:rPr>
        <w:t>Pattanayak</w:t>
      </w:r>
      <w:proofErr w:type="spellEnd"/>
      <w:r w:rsidR="00166C14">
        <w:rPr>
          <w:rFonts w:eastAsia="Times New Roman"/>
          <w:color w:val="000000" w:themeColor="text1"/>
        </w:rPr>
        <w:t xml:space="preserve">, </w:t>
      </w:r>
      <w:r w:rsidR="00FF2341">
        <w:rPr>
          <w:rFonts w:eastAsia="Times New Roman"/>
          <w:color w:val="000000" w:themeColor="text1"/>
        </w:rPr>
        <w:t>2017).</w:t>
      </w:r>
    </w:p>
    <w:p w14:paraId="05E7DA54" w14:textId="77777777" w:rsidR="00D20FDE" w:rsidRDefault="00D20FDE" w:rsidP="00D65012">
      <w:pPr>
        <w:rPr>
          <w:rFonts w:eastAsia="Times New Roman"/>
          <w:color w:val="000000" w:themeColor="text1"/>
        </w:rPr>
      </w:pPr>
    </w:p>
    <w:p w14:paraId="4B908467" w14:textId="6F28B6F0" w:rsidR="00D01964" w:rsidRDefault="00C2458E" w:rsidP="00D01964">
      <w:pPr>
        <w:rPr>
          <w:rFonts w:eastAsia="Times New Roman"/>
          <w:color w:val="000000" w:themeColor="text1"/>
        </w:rPr>
      </w:pPr>
      <w:r>
        <w:rPr>
          <w:rFonts w:eastAsia="Times New Roman"/>
          <w:color w:val="000000" w:themeColor="text1"/>
        </w:rPr>
        <w:t>Withi</w:t>
      </w:r>
      <w:r w:rsidR="00D01964">
        <w:rPr>
          <w:rFonts w:eastAsia="Times New Roman"/>
          <w:color w:val="000000" w:themeColor="text1"/>
        </w:rPr>
        <w:t xml:space="preserve">n the AI community there is agreement that there are two radically different types of AI: </w:t>
      </w:r>
      <w:r w:rsidR="00D01964" w:rsidRPr="00E00977">
        <w:rPr>
          <w:rFonts w:eastAsia="Times New Roman"/>
          <w:i/>
          <w:color w:val="000000" w:themeColor="text1"/>
        </w:rPr>
        <w:t>artificial narrow intelligence</w:t>
      </w:r>
      <w:r w:rsidR="00D01964">
        <w:rPr>
          <w:rFonts w:eastAsia="Times New Roman"/>
          <w:color w:val="000000" w:themeColor="text1"/>
        </w:rPr>
        <w:t xml:space="preserve"> (</w:t>
      </w:r>
      <w:r w:rsidR="00E714F4">
        <w:rPr>
          <w:rFonts w:eastAsia="Times New Roman"/>
          <w:color w:val="000000" w:themeColor="text1"/>
        </w:rPr>
        <w:t xml:space="preserve">ANI </w:t>
      </w:r>
      <w:r w:rsidR="00D01964">
        <w:rPr>
          <w:rFonts w:eastAsia="Times New Roman"/>
          <w:color w:val="000000" w:themeColor="text1"/>
        </w:rPr>
        <w:t xml:space="preserve">aka weak or applied AI) and </w:t>
      </w:r>
      <w:r w:rsidR="00D01964" w:rsidRPr="00E00977">
        <w:rPr>
          <w:rFonts w:eastAsia="Times New Roman"/>
          <w:i/>
          <w:color w:val="000000" w:themeColor="text1"/>
        </w:rPr>
        <w:t>artificial general intelligence</w:t>
      </w:r>
      <w:r w:rsidR="00D01964">
        <w:rPr>
          <w:rFonts w:eastAsia="Times New Roman"/>
          <w:color w:val="000000" w:themeColor="text1"/>
        </w:rPr>
        <w:t xml:space="preserve"> (</w:t>
      </w:r>
      <w:r w:rsidR="00E714F4">
        <w:rPr>
          <w:rFonts w:eastAsia="Times New Roman"/>
          <w:color w:val="000000" w:themeColor="text1"/>
        </w:rPr>
        <w:t xml:space="preserve">AGI </w:t>
      </w:r>
      <w:r w:rsidR="00D01964">
        <w:rPr>
          <w:rFonts w:eastAsia="Times New Roman"/>
          <w:color w:val="000000" w:themeColor="text1"/>
        </w:rPr>
        <w:t>aka strong or full AI). The idea of strong AI cam</w:t>
      </w:r>
      <w:r w:rsidR="00166389">
        <w:rPr>
          <w:rFonts w:eastAsia="Times New Roman"/>
          <w:color w:val="000000" w:themeColor="text1"/>
        </w:rPr>
        <w:t>e under attack</w:t>
      </w:r>
      <w:r w:rsidR="00D01964">
        <w:rPr>
          <w:rFonts w:eastAsia="Times New Roman"/>
          <w:color w:val="000000" w:themeColor="text1"/>
        </w:rPr>
        <w:t xml:space="preserve"> as soon as it was posited by Herbert Simon in 1965. Simon contended that all aspects of human intelligence could be replicated by computers; this is the strong AI position (Sim</w:t>
      </w:r>
      <w:r w:rsidR="00ED2918">
        <w:rPr>
          <w:rFonts w:eastAsia="Times New Roman"/>
          <w:color w:val="000000" w:themeColor="text1"/>
        </w:rPr>
        <w:t>on, 196</w:t>
      </w:r>
      <w:r w:rsidR="007050DE">
        <w:rPr>
          <w:rFonts w:eastAsia="Times New Roman"/>
          <w:color w:val="000000" w:themeColor="text1"/>
        </w:rPr>
        <w:t>5). But within the</w:t>
      </w:r>
      <w:r w:rsidR="00D01964">
        <w:rPr>
          <w:rFonts w:eastAsia="Times New Roman"/>
          <w:color w:val="000000" w:themeColor="text1"/>
        </w:rPr>
        <w:t xml:space="preserve"> year Hubert Dreyfus responded in a Rand paper </w:t>
      </w:r>
      <w:r w:rsidR="00ED2918">
        <w:rPr>
          <w:rFonts w:eastAsia="Times New Roman"/>
          <w:color w:val="000000" w:themeColor="text1"/>
        </w:rPr>
        <w:t>(Dre</w:t>
      </w:r>
      <w:r w:rsidR="00BC4AC7">
        <w:rPr>
          <w:rFonts w:eastAsia="Times New Roman"/>
          <w:color w:val="000000" w:themeColor="text1"/>
        </w:rPr>
        <w:t>y</w:t>
      </w:r>
      <w:r w:rsidR="00ED2918">
        <w:rPr>
          <w:rFonts w:eastAsia="Times New Roman"/>
          <w:color w:val="000000" w:themeColor="text1"/>
        </w:rPr>
        <w:t xml:space="preserve">fus, 1965; see also Dreyfus, 1972) </w:t>
      </w:r>
      <w:r w:rsidR="00D01964">
        <w:rPr>
          <w:rFonts w:eastAsia="Times New Roman"/>
          <w:color w:val="000000" w:themeColor="text1"/>
        </w:rPr>
        <w:t>arguing that the essence of our expertise is the human sense based on our knowledge, our personal goals, and all of our unconscious intu</w:t>
      </w:r>
      <w:r w:rsidR="00166389">
        <w:rPr>
          <w:rFonts w:eastAsia="Times New Roman"/>
          <w:color w:val="000000" w:themeColor="text1"/>
        </w:rPr>
        <w:t>itions, attitudes and knowledge. T</w:t>
      </w:r>
      <w:r w:rsidR="00D01964">
        <w:rPr>
          <w:rFonts w:eastAsia="Times New Roman"/>
          <w:color w:val="000000" w:themeColor="text1"/>
        </w:rPr>
        <w:t>he state of being an expert is when our intuitions</w:t>
      </w:r>
      <w:r w:rsidR="00166389">
        <w:rPr>
          <w:rFonts w:eastAsia="Times New Roman"/>
          <w:color w:val="000000" w:themeColor="text1"/>
        </w:rPr>
        <w:t xml:space="preserve">, </w:t>
      </w:r>
      <w:r w:rsidR="00D01964">
        <w:rPr>
          <w:rFonts w:eastAsia="Times New Roman"/>
          <w:color w:val="000000" w:themeColor="text1"/>
        </w:rPr>
        <w:t>developed through experience</w:t>
      </w:r>
      <w:r w:rsidR="00166389">
        <w:rPr>
          <w:rFonts w:eastAsia="Times New Roman"/>
          <w:color w:val="000000" w:themeColor="text1"/>
        </w:rPr>
        <w:t>,</w:t>
      </w:r>
      <w:r w:rsidR="00D01964">
        <w:rPr>
          <w:rFonts w:eastAsia="Times New Roman"/>
          <w:color w:val="000000" w:themeColor="text1"/>
        </w:rPr>
        <w:t xml:space="preserve"> have developed to the point that we forget the rules and simply size up the situation and react. This expertise, he argued, </w:t>
      </w:r>
      <w:r w:rsidR="00166389">
        <w:rPr>
          <w:rFonts w:eastAsia="Times New Roman"/>
          <w:color w:val="000000" w:themeColor="text1"/>
        </w:rPr>
        <w:t xml:space="preserve">is </w:t>
      </w:r>
      <w:r w:rsidR="00D01964">
        <w:rPr>
          <w:rFonts w:eastAsia="Times New Roman"/>
          <w:color w:val="000000" w:themeColor="text1"/>
        </w:rPr>
        <w:t xml:space="preserve">something that computers and robots cannot develop in the foreseeable future. However, </w:t>
      </w:r>
      <w:r w:rsidR="00EF7390">
        <w:rPr>
          <w:rFonts w:eastAsia="Times New Roman"/>
          <w:color w:val="000000" w:themeColor="text1"/>
        </w:rPr>
        <w:t xml:space="preserve">the AI community, </w:t>
      </w:r>
      <w:r w:rsidR="00D01964">
        <w:rPr>
          <w:rFonts w:eastAsia="Times New Roman"/>
          <w:color w:val="000000" w:themeColor="text1"/>
        </w:rPr>
        <w:t xml:space="preserve">computer scientist, </w:t>
      </w:r>
      <w:r w:rsidR="00166389">
        <w:rPr>
          <w:rFonts w:eastAsia="Times New Roman"/>
          <w:color w:val="000000" w:themeColor="text1"/>
        </w:rPr>
        <w:t xml:space="preserve">psychologists, </w:t>
      </w:r>
      <w:r w:rsidR="00D01964">
        <w:rPr>
          <w:rFonts w:eastAsia="Times New Roman"/>
          <w:color w:val="000000" w:themeColor="text1"/>
        </w:rPr>
        <w:t>neuroscientists and othe</w:t>
      </w:r>
      <w:r w:rsidR="00EF7390">
        <w:rPr>
          <w:rFonts w:eastAsia="Times New Roman"/>
          <w:color w:val="000000" w:themeColor="text1"/>
        </w:rPr>
        <w:t>r</w:t>
      </w:r>
      <w:r w:rsidR="00D01964">
        <w:rPr>
          <w:rFonts w:eastAsia="Times New Roman"/>
          <w:color w:val="000000" w:themeColor="text1"/>
        </w:rPr>
        <w:t xml:space="preserve"> disciplines</w:t>
      </w:r>
      <w:r w:rsidR="00EF7390">
        <w:rPr>
          <w:rFonts w:eastAsia="Times New Roman"/>
          <w:color w:val="000000" w:themeColor="text1"/>
        </w:rPr>
        <w:t>,</w:t>
      </w:r>
      <w:r w:rsidR="00D01964">
        <w:rPr>
          <w:rFonts w:eastAsia="Times New Roman"/>
          <w:color w:val="000000" w:themeColor="text1"/>
        </w:rPr>
        <w:t xml:space="preserve"> continue</w:t>
      </w:r>
      <w:r w:rsidR="00166389">
        <w:rPr>
          <w:rFonts w:eastAsia="Times New Roman"/>
          <w:color w:val="000000" w:themeColor="text1"/>
        </w:rPr>
        <w:t>d</w:t>
      </w:r>
      <w:r w:rsidR="00D01964">
        <w:rPr>
          <w:rFonts w:eastAsia="Times New Roman"/>
          <w:color w:val="000000" w:themeColor="text1"/>
        </w:rPr>
        <w:t xml:space="preserve"> to race towards the ul</w:t>
      </w:r>
      <w:r w:rsidR="00ED2918">
        <w:rPr>
          <w:rFonts w:eastAsia="Times New Roman"/>
          <w:color w:val="000000" w:themeColor="text1"/>
        </w:rPr>
        <w:t>timate goal</w:t>
      </w:r>
      <w:r w:rsidR="008F02CA">
        <w:rPr>
          <w:rFonts w:eastAsia="Times New Roman"/>
          <w:color w:val="000000" w:themeColor="text1"/>
        </w:rPr>
        <w:t>,</w:t>
      </w:r>
      <w:r w:rsidR="00ED2918">
        <w:rPr>
          <w:rFonts w:eastAsia="Times New Roman"/>
          <w:color w:val="000000" w:themeColor="text1"/>
        </w:rPr>
        <w:t xml:space="preserve"> convinced that it was</w:t>
      </w:r>
      <w:r w:rsidR="00EF7390">
        <w:rPr>
          <w:rFonts w:eastAsia="Times New Roman"/>
          <w:color w:val="000000" w:themeColor="text1"/>
        </w:rPr>
        <w:t xml:space="preserve"> achievable.</w:t>
      </w:r>
      <w:r w:rsidR="008F02CA">
        <w:rPr>
          <w:rFonts w:eastAsia="Times New Roman"/>
          <w:color w:val="000000" w:themeColor="text1"/>
        </w:rPr>
        <w:t xml:space="preserve"> </w:t>
      </w:r>
      <w:r w:rsidR="00AA2812">
        <w:rPr>
          <w:rFonts w:eastAsia="Times New Roman"/>
          <w:color w:val="000000" w:themeColor="text1"/>
        </w:rPr>
        <w:t>AGI</w:t>
      </w:r>
      <w:r w:rsidR="00DE2C56">
        <w:rPr>
          <w:rFonts w:eastAsia="Times New Roman"/>
          <w:color w:val="000000" w:themeColor="text1"/>
        </w:rPr>
        <w:t xml:space="preserve"> </w:t>
      </w:r>
      <w:r w:rsidR="000C595E">
        <w:rPr>
          <w:rFonts w:eastAsia="Times New Roman"/>
          <w:color w:val="000000" w:themeColor="text1"/>
        </w:rPr>
        <w:t xml:space="preserve">has </w:t>
      </w:r>
      <w:r w:rsidR="00DE2C56">
        <w:rPr>
          <w:rFonts w:eastAsia="Times New Roman"/>
          <w:color w:val="000000" w:themeColor="text1"/>
        </w:rPr>
        <w:t>yet to be achieved</w:t>
      </w:r>
      <w:r w:rsidR="008F02CA">
        <w:rPr>
          <w:rFonts w:eastAsia="Times New Roman"/>
          <w:color w:val="000000" w:themeColor="text1"/>
        </w:rPr>
        <w:t xml:space="preserve"> and the race continues with growing intensity</w:t>
      </w:r>
      <w:r w:rsidR="004B102F">
        <w:rPr>
          <w:rFonts w:eastAsia="Times New Roman"/>
          <w:color w:val="000000" w:themeColor="text1"/>
        </w:rPr>
        <w:t>.</w:t>
      </w:r>
      <w:r w:rsidR="00DE2C56">
        <w:rPr>
          <w:rFonts w:eastAsia="Times New Roman"/>
          <w:color w:val="000000" w:themeColor="text1"/>
        </w:rPr>
        <w:t xml:space="preserve"> </w:t>
      </w:r>
      <w:r w:rsidR="004B102F">
        <w:rPr>
          <w:rFonts w:eastAsia="Times New Roman"/>
          <w:color w:val="000000" w:themeColor="text1"/>
        </w:rPr>
        <w:t>I</w:t>
      </w:r>
      <w:r w:rsidR="00DE2C56">
        <w:rPr>
          <w:rFonts w:eastAsia="Times New Roman"/>
          <w:color w:val="000000" w:themeColor="text1"/>
        </w:rPr>
        <w:t>n terms of the logistics penetration curve</w:t>
      </w:r>
      <w:r w:rsidR="004B102F">
        <w:rPr>
          <w:rFonts w:eastAsia="Times New Roman"/>
          <w:color w:val="000000" w:themeColor="text1"/>
        </w:rPr>
        <w:t>, AGI has yet to reach the starting line</w:t>
      </w:r>
      <w:r w:rsidR="000C595E">
        <w:rPr>
          <w:rFonts w:eastAsia="Times New Roman"/>
          <w:color w:val="000000" w:themeColor="text1"/>
        </w:rPr>
        <w:t>. T</w:t>
      </w:r>
      <w:r w:rsidR="00DE2C56">
        <w:rPr>
          <w:rFonts w:eastAsia="Times New Roman"/>
          <w:color w:val="000000" w:themeColor="text1"/>
        </w:rPr>
        <w:t>he tec</w:t>
      </w:r>
      <w:r w:rsidR="002917EA">
        <w:rPr>
          <w:rFonts w:eastAsia="Times New Roman"/>
          <w:color w:val="000000" w:themeColor="text1"/>
        </w:rPr>
        <w:t>hno</w:t>
      </w:r>
      <w:r w:rsidR="004B102F">
        <w:rPr>
          <w:rFonts w:eastAsia="Times New Roman"/>
          <w:color w:val="000000" w:themeColor="text1"/>
        </w:rPr>
        <w:t>logy has</w:t>
      </w:r>
      <w:r w:rsidR="002917EA">
        <w:rPr>
          <w:rFonts w:eastAsia="Times New Roman"/>
          <w:color w:val="000000" w:themeColor="text1"/>
        </w:rPr>
        <w:t xml:space="preserve"> to be developed</w:t>
      </w:r>
      <w:r w:rsidR="004B102F">
        <w:rPr>
          <w:rFonts w:eastAsia="Times New Roman"/>
          <w:color w:val="000000" w:themeColor="text1"/>
        </w:rPr>
        <w:t xml:space="preserve"> </w:t>
      </w:r>
      <w:r w:rsidR="007050DE">
        <w:rPr>
          <w:rFonts w:eastAsia="Times New Roman"/>
          <w:color w:val="000000" w:themeColor="text1"/>
        </w:rPr>
        <w:t>before it can be rolled out</w:t>
      </w:r>
      <w:r w:rsidR="002917EA">
        <w:rPr>
          <w:rFonts w:eastAsia="Times New Roman"/>
          <w:color w:val="000000" w:themeColor="text1"/>
        </w:rPr>
        <w:t>; once</w:t>
      </w:r>
      <w:r w:rsidR="004B102F">
        <w:rPr>
          <w:rFonts w:eastAsia="Times New Roman"/>
          <w:color w:val="000000" w:themeColor="text1"/>
        </w:rPr>
        <w:t xml:space="preserve"> it has been developed it can</w:t>
      </w:r>
      <w:r w:rsidR="002917EA">
        <w:rPr>
          <w:rFonts w:eastAsia="Times New Roman"/>
          <w:color w:val="000000" w:themeColor="text1"/>
        </w:rPr>
        <w:t xml:space="preserve"> start its journey up its logist</w:t>
      </w:r>
      <w:r w:rsidR="004B102F">
        <w:rPr>
          <w:rFonts w:eastAsia="Times New Roman"/>
          <w:color w:val="000000" w:themeColor="text1"/>
        </w:rPr>
        <w:t>ic</w:t>
      </w:r>
      <w:r w:rsidR="0034654E">
        <w:rPr>
          <w:rFonts w:eastAsia="Times New Roman"/>
          <w:color w:val="000000" w:themeColor="text1"/>
        </w:rPr>
        <w:t xml:space="preserve"> </w:t>
      </w:r>
      <w:r w:rsidR="002917EA">
        <w:rPr>
          <w:rFonts w:eastAsia="Times New Roman"/>
          <w:color w:val="000000" w:themeColor="text1"/>
        </w:rPr>
        <w:t xml:space="preserve">curve. </w:t>
      </w:r>
      <w:r w:rsidR="0034654E">
        <w:rPr>
          <w:rFonts w:eastAsia="Times New Roman"/>
          <w:color w:val="000000" w:themeColor="text1"/>
        </w:rPr>
        <w:t xml:space="preserve">In the meantime, we can expect a </w:t>
      </w:r>
      <w:r w:rsidR="002917EA">
        <w:rPr>
          <w:rFonts w:eastAsia="Times New Roman"/>
          <w:color w:val="000000" w:themeColor="text1"/>
        </w:rPr>
        <w:t xml:space="preserve">continued </w:t>
      </w:r>
      <w:r w:rsidR="0034654E">
        <w:rPr>
          <w:rFonts w:eastAsia="Times New Roman"/>
          <w:color w:val="000000" w:themeColor="text1"/>
        </w:rPr>
        <w:t xml:space="preserve">flow of </w:t>
      </w:r>
      <w:r w:rsidR="008C2816">
        <w:rPr>
          <w:rFonts w:eastAsia="Times New Roman"/>
          <w:color w:val="000000" w:themeColor="text1"/>
        </w:rPr>
        <w:t>ANI or applied AI</w:t>
      </w:r>
      <w:r w:rsidR="0034654E">
        <w:rPr>
          <w:rFonts w:eastAsia="Times New Roman"/>
          <w:color w:val="000000" w:themeColor="text1"/>
        </w:rPr>
        <w:t xml:space="preserve"> innovations. These </w:t>
      </w:r>
      <w:r w:rsidR="002917EA">
        <w:rPr>
          <w:rFonts w:eastAsia="Times New Roman"/>
          <w:color w:val="000000" w:themeColor="text1"/>
        </w:rPr>
        <w:t xml:space="preserve">will </w:t>
      </w:r>
      <w:r w:rsidR="0034654E">
        <w:rPr>
          <w:rFonts w:eastAsia="Times New Roman"/>
          <w:color w:val="000000" w:themeColor="text1"/>
        </w:rPr>
        <w:t xml:space="preserve">help maintain momentum in the AI community </w:t>
      </w:r>
      <w:r w:rsidR="000C595E">
        <w:rPr>
          <w:rFonts w:eastAsia="Times New Roman"/>
          <w:color w:val="000000" w:themeColor="text1"/>
        </w:rPr>
        <w:t>and the confidence of the funders</w:t>
      </w:r>
      <w:r w:rsidR="0034654E">
        <w:rPr>
          <w:rFonts w:eastAsia="Times New Roman"/>
          <w:color w:val="000000" w:themeColor="text1"/>
        </w:rPr>
        <w:t>.</w:t>
      </w:r>
    </w:p>
    <w:p w14:paraId="4427F28B" w14:textId="77777777" w:rsidR="00D01964" w:rsidRDefault="00D01964" w:rsidP="00D65012">
      <w:pPr>
        <w:rPr>
          <w:rFonts w:eastAsia="Times New Roman"/>
          <w:color w:val="000000" w:themeColor="text1"/>
        </w:rPr>
      </w:pPr>
    </w:p>
    <w:p w14:paraId="77B71131" w14:textId="70325C4E" w:rsidR="005E6128" w:rsidRPr="00D20FDE" w:rsidRDefault="008F02CA" w:rsidP="00D20FDE">
      <w:pPr>
        <w:rPr>
          <w:rFonts w:eastAsia="Times New Roman"/>
          <w:color w:val="000000" w:themeColor="text1"/>
        </w:rPr>
      </w:pPr>
      <w:r>
        <w:rPr>
          <w:rFonts w:eastAsia="Times New Roman"/>
          <w:color w:val="000000" w:themeColor="text1"/>
        </w:rPr>
        <w:lastRenderedPageBreak/>
        <w:t>Opinion varies</w:t>
      </w:r>
      <w:r w:rsidR="00D20FDE">
        <w:rPr>
          <w:rFonts w:eastAsia="Times New Roman"/>
          <w:color w:val="000000" w:themeColor="text1"/>
        </w:rPr>
        <w:t xml:space="preserve"> greatly when it comes to exactly when AI </w:t>
      </w:r>
      <w:r w:rsidR="000C595E">
        <w:rPr>
          <w:rFonts w:eastAsia="Times New Roman"/>
          <w:color w:val="000000" w:themeColor="text1"/>
        </w:rPr>
        <w:t>developers</w:t>
      </w:r>
      <w:r w:rsidR="00DE2C56">
        <w:rPr>
          <w:rFonts w:eastAsia="Times New Roman"/>
          <w:color w:val="000000" w:themeColor="text1"/>
        </w:rPr>
        <w:t xml:space="preserve"> </w:t>
      </w:r>
      <w:r w:rsidR="00D20FDE">
        <w:rPr>
          <w:rFonts w:eastAsia="Times New Roman"/>
          <w:color w:val="000000" w:themeColor="text1"/>
        </w:rPr>
        <w:t xml:space="preserve">will achieve the ultimate goal of </w:t>
      </w:r>
      <w:r w:rsidR="008C2816">
        <w:rPr>
          <w:rFonts w:eastAsia="Times New Roman"/>
          <w:color w:val="000000" w:themeColor="text1"/>
        </w:rPr>
        <w:t>AG</w:t>
      </w:r>
      <w:r w:rsidR="00AA2812">
        <w:rPr>
          <w:rFonts w:eastAsia="Times New Roman"/>
          <w:color w:val="000000" w:themeColor="text1"/>
        </w:rPr>
        <w:t>I</w:t>
      </w:r>
      <w:r>
        <w:rPr>
          <w:rFonts w:eastAsia="Times New Roman"/>
          <w:color w:val="000000" w:themeColor="text1"/>
        </w:rPr>
        <w:t>,</w:t>
      </w:r>
      <w:r w:rsidR="009362CF">
        <w:rPr>
          <w:rFonts w:eastAsia="Times New Roman"/>
          <w:color w:val="000000" w:themeColor="text1"/>
        </w:rPr>
        <w:t xml:space="preserve"> computer systems that can </w:t>
      </w:r>
      <w:r w:rsidR="0086223E">
        <w:rPr>
          <w:rFonts w:eastAsia="Times New Roman"/>
          <w:color w:val="000000" w:themeColor="text1"/>
        </w:rPr>
        <w:t xml:space="preserve">match or </w:t>
      </w:r>
      <w:r w:rsidR="00D20FDE">
        <w:rPr>
          <w:rFonts w:eastAsia="Times New Roman"/>
          <w:color w:val="000000" w:themeColor="text1"/>
        </w:rPr>
        <w:t xml:space="preserve">outperform humans. </w:t>
      </w:r>
      <w:r w:rsidR="005E6128">
        <w:rPr>
          <w:color w:val="000000" w:themeColor="text1"/>
        </w:rPr>
        <w:t xml:space="preserve">In 2016 the White House published a </w:t>
      </w:r>
      <w:r w:rsidR="00681EEF">
        <w:rPr>
          <w:color w:val="000000" w:themeColor="text1"/>
        </w:rPr>
        <w:t>paper</w:t>
      </w:r>
      <w:r w:rsidR="005E6128">
        <w:rPr>
          <w:color w:val="000000" w:themeColor="text1"/>
        </w:rPr>
        <w:t xml:space="preserve"> on the economic impact of AI. T</w:t>
      </w:r>
      <w:r w:rsidR="007F10C5">
        <w:rPr>
          <w:color w:val="000000" w:themeColor="text1"/>
        </w:rPr>
        <w:t xml:space="preserve">he letter </w:t>
      </w:r>
      <w:r w:rsidR="00F33C5C">
        <w:rPr>
          <w:color w:val="000000" w:themeColor="text1"/>
        </w:rPr>
        <w:t>submitting the report</w:t>
      </w:r>
      <w:r w:rsidR="005E6128">
        <w:rPr>
          <w:color w:val="000000" w:themeColor="text1"/>
        </w:rPr>
        <w:t xml:space="preserve"> says: </w:t>
      </w:r>
    </w:p>
    <w:p w14:paraId="530DE6AD" w14:textId="4E6F7569" w:rsidR="00681D8C" w:rsidRDefault="00681D8C" w:rsidP="007D6E31">
      <w:pPr>
        <w:pStyle w:val="NormalWeb"/>
        <w:ind w:left="360"/>
      </w:pPr>
      <w:r>
        <w:rPr>
          <w:rFonts w:ascii="TimesNewRomanPSMT" w:hAnsi="TimesNewRomanPSMT" w:cs="TimesNewRomanPSMT"/>
          <w:sz w:val="22"/>
          <w:szCs w:val="22"/>
        </w:rPr>
        <w:t>Advances in Artificial Intelligence (AI) technology and related fields have opened up new markets and new opportunities for progress in critical areas such as health, education, energy, economic inclusion, social welfare, and the environment. In recent years, machines have surpassed humans in the performance of certain tasks related to intelligence, such as aspects of image recognition. Experts forecast that rapid progress in the field of specialized artificial intelligence will continue. Although it is unlikely that machines will exhibit broadly-applicable intelligence comparable to or exceeding that of humans in the next 20 years, it is to be expected that machines will continue to reach and exceed human per</w:t>
      </w:r>
      <w:r w:rsidR="005E6128">
        <w:rPr>
          <w:rFonts w:ascii="TimesNewRomanPSMT" w:hAnsi="TimesNewRomanPSMT" w:cs="TimesNewRomanPSMT"/>
          <w:sz w:val="22"/>
          <w:szCs w:val="22"/>
        </w:rPr>
        <w:t xml:space="preserve">formance on more and more </w:t>
      </w:r>
      <w:r w:rsidR="005E6128" w:rsidRPr="007D6E31">
        <w:rPr>
          <w:sz w:val="22"/>
          <w:szCs w:val="22"/>
        </w:rPr>
        <w:t>tasks</w:t>
      </w:r>
      <w:r w:rsidRPr="007D6E31">
        <w:rPr>
          <w:sz w:val="22"/>
          <w:szCs w:val="22"/>
        </w:rPr>
        <w:t xml:space="preserve"> </w:t>
      </w:r>
      <w:r w:rsidR="005E6128" w:rsidRPr="007D6E31">
        <w:rPr>
          <w:sz w:val="22"/>
          <w:szCs w:val="22"/>
        </w:rPr>
        <w:t>(</w:t>
      </w:r>
      <w:r w:rsidR="005E6128" w:rsidRPr="007D6E31">
        <w:rPr>
          <w:color w:val="000000" w:themeColor="text1"/>
          <w:sz w:val="22"/>
          <w:szCs w:val="22"/>
        </w:rPr>
        <w:t>Executive Office of the President, 2016).</w:t>
      </w:r>
    </w:p>
    <w:p w14:paraId="28FCDDBD" w14:textId="35D7B652" w:rsidR="00681D8C" w:rsidRDefault="009362CF" w:rsidP="00D65012">
      <w:pPr>
        <w:rPr>
          <w:rFonts w:eastAsia="Times New Roman"/>
          <w:color w:val="000000" w:themeColor="text1"/>
        </w:rPr>
      </w:pPr>
      <w:r>
        <w:rPr>
          <w:rFonts w:eastAsia="Times New Roman"/>
          <w:color w:val="000000" w:themeColor="text1"/>
        </w:rPr>
        <w:t>Many of those involved believe that, given the huge resources now dedicated to the task</w:t>
      </w:r>
      <w:r w:rsidR="00671F31">
        <w:rPr>
          <w:rFonts w:eastAsia="Times New Roman"/>
          <w:color w:val="000000" w:themeColor="text1"/>
        </w:rPr>
        <w:t>,</w:t>
      </w:r>
      <w:r>
        <w:rPr>
          <w:rFonts w:eastAsia="Times New Roman"/>
          <w:color w:val="000000" w:themeColor="text1"/>
        </w:rPr>
        <w:t xml:space="preserve"> the day</w:t>
      </w:r>
      <w:r w:rsidR="007D6E31">
        <w:rPr>
          <w:rFonts w:eastAsia="Times New Roman"/>
          <w:color w:val="000000" w:themeColor="text1"/>
        </w:rPr>
        <w:t xml:space="preserve"> of technical and economic singularity</w:t>
      </w:r>
      <w:r w:rsidR="006F1219">
        <w:rPr>
          <w:rFonts w:eastAsia="Times New Roman"/>
          <w:color w:val="000000" w:themeColor="text1"/>
        </w:rPr>
        <w:t xml:space="preserve"> (</w:t>
      </w:r>
      <w:proofErr w:type="spellStart"/>
      <w:r w:rsidR="006F1219">
        <w:rPr>
          <w:rFonts w:eastAsia="Times New Roman"/>
          <w:color w:val="000000" w:themeColor="text1"/>
        </w:rPr>
        <w:t>Kurzwel</w:t>
      </w:r>
      <w:proofErr w:type="spellEnd"/>
      <w:r w:rsidR="006F1219">
        <w:rPr>
          <w:rFonts w:eastAsia="Times New Roman"/>
          <w:color w:val="000000" w:themeColor="text1"/>
        </w:rPr>
        <w:t>, 2005; Shanahan, 2015)</w:t>
      </w:r>
      <w:r w:rsidR="007D6E31">
        <w:rPr>
          <w:rFonts w:eastAsia="Times New Roman"/>
          <w:color w:val="000000" w:themeColor="text1"/>
        </w:rPr>
        <w:t>,</w:t>
      </w:r>
      <w:r>
        <w:rPr>
          <w:rFonts w:eastAsia="Times New Roman"/>
          <w:color w:val="000000" w:themeColor="text1"/>
        </w:rPr>
        <w:t xml:space="preserve"> </w:t>
      </w:r>
      <w:r w:rsidR="00646EAE">
        <w:rPr>
          <w:rFonts w:eastAsia="Times New Roman"/>
          <w:color w:val="000000" w:themeColor="text1"/>
        </w:rPr>
        <w:t xml:space="preserve">the day when AI triggers runaway growth, </w:t>
      </w:r>
      <w:r>
        <w:rPr>
          <w:rFonts w:eastAsia="Times New Roman"/>
          <w:color w:val="000000" w:themeColor="text1"/>
        </w:rPr>
        <w:t xml:space="preserve">could </w:t>
      </w:r>
      <w:r w:rsidR="007D6E31">
        <w:rPr>
          <w:rFonts w:eastAsia="Times New Roman"/>
          <w:color w:val="000000" w:themeColor="text1"/>
        </w:rPr>
        <w:t>arriv</w:t>
      </w:r>
      <w:r>
        <w:rPr>
          <w:rFonts w:eastAsia="Times New Roman"/>
          <w:color w:val="000000" w:themeColor="text1"/>
        </w:rPr>
        <w:t>e muc</w:t>
      </w:r>
      <w:r w:rsidR="0065681D">
        <w:rPr>
          <w:rFonts w:eastAsia="Times New Roman"/>
          <w:color w:val="000000" w:themeColor="text1"/>
        </w:rPr>
        <w:t xml:space="preserve">h sooner. </w:t>
      </w:r>
      <w:r w:rsidR="001F337B">
        <w:rPr>
          <w:rFonts w:eastAsia="Times New Roman"/>
          <w:color w:val="000000" w:themeColor="text1"/>
        </w:rPr>
        <w:t>T</w:t>
      </w:r>
      <w:r w:rsidR="00681EEF">
        <w:rPr>
          <w:rFonts w:eastAsia="Times New Roman"/>
          <w:color w:val="000000" w:themeColor="text1"/>
        </w:rPr>
        <w:t xml:space="preserve">he </w:t>
      </w:r>
      <w:r w:rsidR="00246F75">
        <w:rPr>
          <w:rFonts w:eastAsia="Times New Roman"/>
          <w:color w:val="000000" w:themeColor="text1"/>
        </w:rPr>
        <w:t xml:space="preserve">White House </w:t>
      </w:r>
      <w:r w:rsidR="001F337B">
        <w:rPr>
          <w:rFonts w:eastAsia="Times New Roman"/>
          <w:color w:val="000000" w:themeColor="text1"/>
        </w:rPr>
        <w:t xml:space="preserve">paper </w:t>
      </w:r>
      <w:r w:rsidR="00681EEF">
        <w:rPr>
          <w:rFonts w:eastAsia="Times New Roman"/>
          <w:color w:val="000000" w:themeColor="text1"/>
        </w:rPr>
        <w:t>contrasts todays upheaval with those of the past. It suggests that whereas technological change in the 19</w:t>
      </w:r>
      <w:r w:rsidR="00681EEF" w:rsidRPr="00681EEF">
        <w:rPr>
          <w:rFonts w:eastAsia="Times New Roman"/>
          <w:color w:val="000000" w:themeColor="text1"/>
          <w:vertAlign w:val="superscript"/>
        </w:rPr>
        <w:t>th</w:t>
      </w:r>
      <w:r w:rsidR="00681EEF">
        <w:rPr>
          <w:rFonts w:eastAsia="Times New Roman"/>
          <w:color w:val="000000" w:themeColor="text1"/>
        </w:rPr>
        <w:t xml:space="preserve"> century increased the productivity of lower-skilled workers such </w:t>
      </w:r>
      <w:r w:rsidR="00D31F0A">
        <w:rPr>
          <w:rFonts w:eastAsia="Times New Roman"/>
          <w:color w:val="000000" w:themeColor="text1"/>
        </w:rPr>
        <w:t>that</w:t>
      </w:r>
      <w:r w:rsidR="00681EEF">
        <w:rPr>
          <w:rFonts w:eastAsia="Times New Roman"/>
          <w:color w:val="000000" w:themeColor="text1"/>
        </w:rPr>
        <w:t xml:space="preserve"> the man and machi</w:t>
      </w:r>
      <w:r w:rsidR="008F02CA">
        <w:rPr>
          <w:rFonts w:eastAsia="Times New Roman"/>
          <w:color w:val="000000" w:themeColor="text1"/>
        </w:rPr>
        <w:t xml:space="preserve">ne could displace craftsmen, </w:t>
      </w:r>
      <w:r w:rsidR="00681EEF">
        <w:rPr>
          <w:rFonts w:eastAsia="Times New Roman"/>
          <w:color w:val="000000" w:themeColor="text1"/>
        </w:rPr>
        <w:t>in the late 2</w:t>
      </w:r>
      <w:r w:rsidR="00166389">
        <w:rPr>
          <w:rFonts w:eastAsia="Times New Roman"/>
          <w:color w:val="000000" w:themeColor="text1"/>
        </w:rPr>
        <w:t>0</w:t>
      </w:r>
      <w:r w:rsidR="00681EEF" w:rsidRPr="00681EEF">
        <w:rPr>
          <w:rFonts w:eastAsia="Times New Roman"/>
          <w:color w:val="000000" w:themeColor="text1"/>
          <w:vertAlign w:val="superscript"/>
        </w:rPr>
        <w:t>th</w:t>
      </w:r>
      <w:r w:rsidR="00681EEF">
        <w:rPr>
          <w:rFonts w:eastAsia="Times New Roman"/>
          <w:color w:val="000000" w:themeColor="text1"/>
        </w:rPr>
        <w:t xml:space="preserve"> century</w:t>
      </w:r>
      <w:r w:rsidR="00D31F0A">
        <w:rPr>
          <w:rFonts w:eastAsia="Times New Roman"/>
          <w:color w:val="000000" w:themeColor="text1"/>
        </w:rPr>
        <w:t xml:space="preserve"> ‘the advent of the computer and the Internet raised the relative productivity of higher skilled workers. … [increasing] the productivity of those engaged in abstract thinking, crea</w:t>
      </w:r>
      <w:r w:rsidR="00356235">
        <w:rPr>
          <w:rFonts w:eastAsia="Times New Roman"/>
          <w:color w:val="000000" w:themeColor="text1"/>
        </w:rPr>
        <w:t>tive tasks and problem-solving’. The paper suggests</w:t>
      </w:r>
      <w:r w:rsidR="00F34D67">
        <w:rPr>
          <w:rFonts w:eastAsia="Times New Roman"/>
          <w:color w:val="000000" w:themeColor="text1"/>
        </w:rPr>
        <w:t xml:space="preserve"> the impac</w:t>
      </w:r>
      <w:r w:rsidR="00356235">
        <w:rPr>
          <w:rFonts w:eastAsia="Times New Roman"/>
          <w:color w:val="000000" w:themeColor="text1"/>
        </w:rPr>
        <w:t xml:space="preserve">t of AI-driven automation </w:t>
      </w:r>
      <w:r w:rsidR="00F34D67">
        <w:rPr>
          <w:rFonts w:eastAsia="Times New Roman"/>
          <w:color w:val="000000" w:themeColor="text1"/>
        </w:rPr>
        <w:t>is difficult to predict. The difficult</w:t>
      </w:r>
      <w:r w:rsidR="00166389">
        <w:rPr>
          <w:rFonts w:eastAsia="Times New Roman"/>
          <w:color w:val="000000" w:themeColor="text1"/>
        </w:rPr>
        <w:t>y</w:t>
      </w:r>
      <w:r w:rsidR="00F34D67">
        <w:rPr>
          <w:rFonts w:eastAsia="Times New Roman"/>
          <w:color w:val="000000" w:themeColor="text1"/>
        </w:rPr>
        <w:t xml:space="preserve"> arises because AI is a collection of technologies</w:t>
      </w:r>
      <w:r w:rsidR="00356235">
        <w:rPr>
          <w:rFonts w:eastAsia="Times New Roman"/>
          <w:color w:val="000000" w:themeColor="text1"/>
        </w:rPr>
        <w:t>,</w:t>
      </w:r>
      <w:r w:rsidR="00F34D67">
        <w:rPr>
          <w:rFonts w:eastAsia="Times New Roman"/>
          <w:color w:val="000000" w:themeColor="text1"/>
        </w:rPr>
        <w:t xml:space="preserve"> the effects</w:t>
      </w:r>
      <w:r w:rsidR="00FE508C">
        <w:rPr>
          <w:rFonts w:eastAsia="Times New Roman"/>
          <w:color w:val="000000" w:themeColor="text1"/>
        </w:rPr>
        <w:t xml:space="preserve"> of which will be felt unevenly: some jobs will</w:t>
      </w:r>
      <w:r w:rsidR="00C0054A">
        <w:rPr>
          <w:rFonts w:eastAsia="Times New Roman"/>
          <w:color w:val="000000" w:themeColor="text1"/>
        </w:rPr>
        <w:t xml:space="preserve"> be automated away, others will </w:t>
      </w:r>
      <w:r w:rsidR="00FE508C">
        <w:rPr>
          <w:rFonts w:eastAsia="Times New Roman"/>
          <w:color w:val="000000" w:themeColor="text1"/>
        </w:rPr>
        <w:t>make</w:t>
      </w:r>
      <w:r w:rsidR="00C0054A">
        <w:rPr>
          <w:rFonts w:eastAsia="Times New Roman"/>
          <w:color w:val="000000" w:themeColor="text1"/>
        </w:rPr>
        <w:t xml:space="preserve"> workers more productive and increase demand for certain skills. </w:t>
      </w:r>
      <w:r w:rsidR="00F25790">
        <w:rPr>
          <w:rFonts w:eastAsia="Times New Roman"/>
          <w:color w:val="000000" w:themeColor="text1"/>
        </w:rPr>
        <w:t>In addition, new</w:t>
      </w:r>
      <w:r w:rsidR="00C0054A">
        <w:rPr>
          <w:rFonts w:eastAsia="Times New Roman"/>
          <w:color w:val="000000" w:themeColor="text1"/>
        </w:rPr>
        <w:t xml:space="preserve"> jobs are likely to be created </w:t>
      </w:r>
      <w:r w:rsidR="00F25790">
        <w:rPr>
          <w:rFonts w:eastAsia="Times New Roman"/>
          <w:color w:val="000000" w:themeColor="text1"/>
        </w:rPr>
        <w:t>indirectly throughout the</w:t>
      </w:r>
      <w:r w:rsidR="00166389">
        <w:rPr>
          <w:rFonts w:eastAsia="Times New Roman"/>
          <w:color w:val="000000" w:themeColor="text1"/>
        </w:rPr>
        <w:t xml:space="preserve"> economy as higher incomes lead</w:t>
      </w:r>
      <w:r w:rsidR="00F25790">
        <w:rPr>
          <w:rFonts w:eastAsia="Times New Roman"/>
          <w:color w:val="000000" w:themeColor="text1"/>
        </w:rPr>
        <w:t xml:space="preserve"> to expanded demand</w:t>
      </w:r>
      <w:r w:rsidR="00166389">
        <w:rPr>
          <w:rFonts w:eastAsia="Times New Roman"/>
          <w:color w:val="000000" w:themeColor="text1"/>
        </w:rPr>
        <w:t>,</w:t>
      </w:r>
      <w:r w:rsidR="00F25790">
        <w:rPr>
          <w:rFonts w:eastAsia="Times New Roman"/>
          <w:color w:val="000000" w:themeColor="text1"/>
        </w:rPr>
        <w:t xml:space="preserve"> and directly in areas such as the development and supervision of AI </w:t>
      </w:r>
      <w:r w:rsidR="00246F75">
        <w:rPr>
          <w:rFonts w:eastAsia="Times New Roman"/>
          <w:color w:val="000000" w:themeColor="text1"/>
        </w:rPr>
        <w:t>(Executive Office of the President, 2016, p</w:t>
      </w:r>
      <w:r w:rsidR="0086223E">
        <w:rPr>
          <w:rFonts w:eastAsia="Times New Roman"/>
          <w:color w:val="000000" w:themeColor="text1"/>
        </w:rPr>
        <w:t>p</w:t>
      </w:r>
      <w:r w:rsidR="00246F75">
        <w:rPr>
          <w:rFonts w:eastAsia="Times New Roman"/>
          <w:color w:val="000000" w:themeColor="text1"/>
        </w:rPr>
        <w:t>.1-2)</w:t>
      </w:r>
      <w:r w:rsidR="004F3E6B">
        <w:rPr>
          <w:rFonts w:eastAsia="Times New Roman"/>
          <w:color w:val="000000" w:themeColor="text1"/>
        </w:rPr>
        <w:t>.</w:t>
      </w:r>
    </w:p>
    <w:p w14:paraId="40245A0F" w14:textId="77777777" w:rsidR="004F3E6B" w:rsidRDefault="004F3E6B" w:rsidP="00D65012">
      <w:pPr>
        <w:rPr>
          <w:rFonts w:eastAsia="Times New Roman"/>
          <w:color w:val="000000" w:themeColor="text1"/>
        </w:rPr>
      </w:pPr>
    </w:p>
    <w:p w14:paraId="0649876E" w14:textId="7DE5B568" w:rsidR="004F3E6B" w:rsidRDefault="004F3E6B" w:rsidP="00D65012">
      <w:pPr>
        <w:rPr>
          <w:rFonts w:eastAsia="Times New Roman"/>
          <w:color w:val="000000" w:themeColor="text1"/>
        </w:rPr>
      </w:pPr>
      <w:r>
        <w:rPr>
          <w:rFonts w:eastAsia="Times New Roman"/>
          <w:color w:val="000000" w:themeColor="text1"/>
        </w:rPr>
        <w:t xml:space="preserve">For OR we can conclude we that there will </w:t>
      </w:r>
      <w:r w:rsidR="00166389">
        <w:rPr>
          <w:rFonts w:eastAsia="Times New Roman"/>
          <w:color w:val="000000" w:themeColor="text1"/>
        </w:rPr>
        <w:t xml:space="preserve">be </w:t>
      </w:r>
      <w:r w:rsidR="00C66D02">
        <w:rPr>
          <w:rFonts w:eastAsia="Times New Roman"/>
          <w:color w:val="000000" w:themeColor="text1"/>
        </w:rPr>
        <w:t>four</w:t>
      </w:r>
      <w:r w:rsidR="00F77F2F">
        <w:rPr>
          <w:rFonts w:eastAsia="Times New Roman"/>
          <w:color w:val="000000" w:themeColor="text1"/>
        </w:rPr>
        <w:t xml:space="preserve"> </w:t>
      </w:r>
      <w:r w:rsidR="005A5A84">
        <w:rPr>
          <w:rFonts w:eastAsia="Times New Roman"/>
          <w:color w:val="000000" w:themeColor="text1"/>
        </w:rPr>
        <w:t xml:space="preserve">potential </w:t>
      </w:r>
      <w:r w:rsidR="00F77F2F">
        <w:rPr>
          <w:rFonts w:eastAsia="Times New Roman"/>
          <w:color w:val="000000" w:themeColor="text1"/>
        </w:rPr>
        <w:t>impacts</w:t>
      </w:r>
      <w:r w:rsidR="008528EA">
        <w:rPr>
          <w:rFonts w:eastAsia="Times New Roman"/>
          <w:color w:val="000000" w:themeColor="text1"/>
        </w:rPr>
        <w:t xml:space="preserve"> of AI</w:t>
      </w:r>
      <w:r w:rsidR="00131D6E">
        <w:rPr>
          <w:rFonts w:eastAsia="Times New Roman"/>
          <w:color w:val="000000" w:themeColor="text1"/>
        </w:rPr>
        <w:t>:</w:t>
      </w:r>
      <w:r w:rsidR="00F77F2F">
        <w:rPr>
          <w:rFonts w:eastAsia="Times New Roman"/>
          <w:color w:val="000000" w:themeColor="text1"/>
        </w:rPr>
        <w:t xml:space="preserve"> (</w:t>
      </w:r>
      <w:proofErr w:type="spellStart"/>
      <w:r w:rsidR="00F77F2F">
        <w:rPr>
          <w:rFonts w:eastAsia="Times New Roman"/>
          <w:color w:val="000000" w:themeColor="text1"/>
        </w:rPr>
        <w:t>i</w:t>
      </w:r>
      <w:proofErr w:type="spellEnd"/>
      <w:r w:rsidR="00F77F2F">
        <w:rPr>
          <w:rFonts w:eastAsia="Times New Roman"/>
          <w:color w:val="000000" w:themeColor="text1"/>
        </w:rPr>
        <w:t xml:space="preserve">) </w:t>
      </w:r>
      <w:r w:rsidR="00131D6E">
        <w:rPr>
          <w:rFonts w:eastAsia="Times New Roman"/>
          <w:color w:val="000000" w:themeColor="text1"/>
        </w:rPr>
        <w:t xml:space="preserve">opportunities to engage in the development of AI capability </w:t>
      </w:r>
      <w:r>
        <w:rPr>
          <w:rFonts w:eastAsia="Times New Roman"/>
          <w:color w:val="000000" w:themeColor="text1"/>
        </w:rPr>
        <w:t xml:space="preserve">(ii) </w:t>
      </w:r>
      <w:r w:rsidR="00131D6E">
        <w:rPr>
          <w:rFonts w:eastAsia="Times New Roman"/>
          <w:color w:val="000000" w:themeColor="text1"/>
        </w:rPr>
        <w:t xml:space="preserve">opportunities arising from the advance in AI capabilities; </w:t>
      </w:r>
      <w:r>
        <w:rPr>
          <w:rFonts w:eastAsia="Times New Roman"/>
          <w:color w:val="000000" w:themeColor="text1"/>
        </w:rPr>
        <w:t>(iii)</w:t>
      </w:r>
      <w:r w:rsidR="00075B60">
        <w:rPr>
          <w:rFonts w:eastAsia="Times New Roman"/>
          <w:color w:val="000000" w:themeColor="text1"/>
        </w:rPr>
        <w:t xml:space="preserve"> displacement </w:t>
      </w:r>
      <w:r w:rsidR="008528EA">
        <w:rPr>
          <w:rFonts w:eastAsia="Times New Roman"/>
          <w:color w:val="000000" w:themeColor="text1"/>
        </w:rPr>
        <w:t xml:space="preserve">of OR effort </w:t>
      </w:r>
      <w:r w:rsidR="00075B60">
        <w:rPr>
          <w:rFonts w:eastAsia="Times New Roman"/>
          <w:color w:val="000000" w:themeColor="text1"/>
        </w:rPr>
        <w:t>by AI automation</w:t>
      </w:r>
      <w:r w:rsidR="00131D6E">
        <w:rPr>
          <w:rFonts w:eastAsia="Times New Roman"/>
          <w:color w:val="000000" w:themeColor="text1"/>
        </w:rPr>
        <w:t>;</w:t>
      </w:r>
      <w:r w:rsidR="00B93414">
        <w:rPr>
          <w:rFonts w:eastAsia="Times New Roman"/>
          <w:color w:val="000000" w:themeColor="text1"/>
        </w:rPr>
        <w:t xml:space="preserve"> </w:t>
      </w:r>
      <w:r w:rsidR="00075B60">
        <w:rPr>
          <w:rFonts w:eastAsia="Times New Roman"/>
          <w:color w:val="000000" w:themeColor="text1"/>
        </w:rPr>
        <w:t xml:space="preserve">and </w:t>
      </w:r>
      <w:r>
        <w:rPr>
          <w:rFonts w:eastAsia="Times New Roman"/>
          <w:color w:val="000000" w:themeColor="text1"/>
        </w:rPr>
        <w:t>(iv)</w:t>
      </w:r>
      <w:r w:rsidR="00075B60">
        <w:rPr>
          <w:rFonts w:eastAsia="Times New Roman"/>
          <w:color w:val="000000" w:themeColor="text1"/>
        </w:rPr>
        <w:t xml:space="preserve"> opportunities to supervise </w:t>
      </w:r>
      <w:r w:rsidR="0086223E">
        <w:rPr>
          <w:rFonts w:eastAsia="Times New Roman"/>
          <w:color w:val="000000" w:themeColor="text1"/>
        </w:rPr>
        <w:t xml:space="preserve">the application of </w:t>
      </w:r>
      <w:r w:rsidR="00075B60">
        <w:rPr>
          <w:rFonts w:eastAsia="Times New Roman"/>
          <w:color w:val="000000" w:themeColor="text1"/>
        </w:rPr>
        <w:t>AI</w:t>
      </w:r>
      <w:r w:rsidR="00B93414">
        <w:rPr>
          <w:rFonts w:eastAsia="Times New Roman"/>
          <w:color w:val="000000" w:themeColor="text1"/>
        </w:rPr>
        <w:t>.</w:t>
      </w:r>
      <w:r w:rsidR="00131D6E">
        <w:rPr>
          <w:rFonts w:eastAsia="Times New Roman"/>
          <w:color w:val="000000" w:themeColor="text1"/>
        </w:rPr>
        <w:t xml:space="preserve"> </w:t>
      </w:r>
    </w:p>
    <w:p w14:paraId="58CBEEAE" w14:textId="77777777" w:rsidR="00BD1201" w:rsidRPr="00E84907" w:rsidRDefault="00BD1201" w:rsidP="004B733C">
      <w:pPr>
        <w:rPr>
          <w:rFonts w:eastAsia="Times New Roman"/>
          <w:color w:val="000000" w:themeColor="text1"/>
        </w:rPr>
      </w:pPr>
    </w:p>
    <w:p w14:paraId="4DC79A8F" w14:textId="75441A55" w:rsidR="00B2744D" w:rsidRDefault="00131D6E" w:rsidP="004B733C">
      <w:pPr>
        <w:rPr>
          <w:rFonts w:eastAsia="Times New Roman"/>
          <w:b/>
          <w:color w:val="000000" w:themeColor="text1"/>
        </w:rPr>
      </w:pPr>
      <w:r>
        <w:rPr>
          <w:rFonts w:eastAsia="Times New Roman"/>
          <w:b/>
          <w:color w:val="000000" w:themeColor="text1"/>
        </w:rPr>
        <w:t>Potential impact of AI on OR</w:t>
      </w:r>
    </w:p>
    <w:p w14:paraId="72BDC539" w14:textId="77777777" w:rsidR="00131D6E" w:rsidRDefault="00131D6E" w:rsidP="004B733C">
      <w:pPr>
        <w:rPr>
          <w:rFonts w:eastAsia="Times New Roman"/>
          <w:b/>
          <w:color w:val="000000" w:themeColor="text1"/>
        </w:rPr>
      </w:pPr>
    </w:p>
    <w:p w14:paraId="609D6041" w14:textId="7A9E68ED" w:rsidR="008F232D" w:rsidRDefault="00E13C30" w:rsidP="008F232D">
      <w:pPr>
        <w:rPr>
          <w:rFonts w:eastAsia="Times New Roman"/>
          <w:color w:val="000000" w:themeColor="text1"/>
        </w:rPr>
      </w:pPr>
      <w:r>
        <w:rPr>
          <w:rFonts w:eastAsia="Times New Roman"/>
          <w:color w:val="000000" w:themeColor="text1"/>
        </w:rPr>
        <w:t>For 50 years or so Dreyfus’</w:t>
      </w:r>
      <w:r w:rsidR="008F02CA">
        <w:rPr>
          <w:rFonts w:eastAsia="Times New Roman"/>
          <w:color w:val="000000" w:themeColor="text1"/>
        </w:rPr>
        <w:t>s</w:t>
      </w:r>
      <w:r>
        <w:rPr>
          <w:rFonts w:eastAsia="Times New Roman"/>
          <w:color w:val="000000" w:themeColor="text1"/>
        </w:rPr>
        <w:t xml:space="preserve"> prediction that the</w:t>
      </w:r>
      <w:r w:rsidR="008F232D">
        <w:rPr>
          <w:rFonts w:eastAsia="Times New Roman"/>
          <w:color w:val="000000" w:themeColor="text1"/>
        </w:rPr>
        <w:t xml:space="preserve"> expertise of humans is something that computers and robots cannot develop in the foreseeable future</w:t>
      </w:r>
      <w:r>
        <w:rPr>
          <w:rFonts w:eastAsia="Times New Roman"/>
          <w:color w:val="000000" w:themeColor="text1"/>
        </w:rPr>
        <w:t>,</w:t>
      </w:r>
      <w:r w:rsidR="008F232D">
        <w:rPr>
          <w:rFonts w:eastAsia="Times New Roman"/>
          <w:color w:val="000000" w:themeColor="text1"/>
        </w:rPr>
        <w:t xml:space="preserve"> </w:t>
      </w:r>
      <w:r w:rsidR="00646EAE">
        <w:rPr>
          <w:rFonts w:eastAsia="Times New Roman"/>
          <w:color w:val="000000" w:themeColor="text1"/>
        </w:rPr>
        <w:t xml:space="preserve">has </w:t>
      </w:r>
      <w:r>
        <w:rPr>
          <w:rFonts w:eastAsia="Times New Roman"/>
          <w:color w:val="000000" w:themeColor="text1"/>
        </w:rPr>
        <w:t xml:space="preserve">proved correct. </w:t>
      </w:r>
      <w:r w:rsidR="00912A2F">
        <w:rPr>
          <w:rFonts w:eastAsia="Times New Roman"/>
          <w:color w:val="000000" w:themeColor="text1"/>
        </w:rPr>
        <w:t>It is tempting to conclude that the expertise of OR practitio</w:t>
      </w:r>
      <w:r w:rsidR="008F02CA">
        <w:rPr>
          <w:rFonts w:eastAsia="Times New Roman"/>
          <w:color w:val="000000" w:themeColor="text1"/>
        </w:rPr>
        <w:t>ners will</w:t>
      </w:r>
      <w:r w:rsidR="00646EAE">
        <w:rPr>
          <w:rFonts w:eastAsia="Times New Roman"/>
          <w:color w:val="000000" w:themeColor="text1"/>
        </w:rPr>
        <w:t xml:space="preserve"> always be required. B</w:t>
      </w:r>
      <w:r w:rsidR="00EF39A8">
        <w:rPr>
          <w:rFonts w:eastAsia="Times New Roman"/>
          <w:color w:val="000000" w:themeColor="text1"/>
        </w:rPr>
        <w:t xml:space="preserve">ut </w:t>
      </w:r>
      <w:r w:rsidR="00D06ED8">
        <w:rPr>
          <w:rFonts w:eastAsia="Times New Roman"/>
          <w:color w:val="000000" w:themeColor="text1"/>
        </w:rPr>
        <w:t>can the same prediction</w:t>
      </w:r>
      <w:r w:rsidR="00386DC3">
        <w:rPr>
          <w:rFonts w:eastAsia="Times New Roman"/>
          <w:color w:val="000000" w:themeColor="text1"/>
        </w:rPr>
        <w:t>, for today’s foreseeable future</w:t>
      </w:r>
      <w:r w:rsidR="008F02CA">
        <w:rPr>
          <w:rFonts w:eastAsia="Times New Roman"/>
          <w:color w:val="000000" w:themeColor="text1"/>
        </w:rPr>
        <w:t>,</w:t>
      </w:r>
      <w:r w:rsidR="00D06ED8">
        <w:rPr>
          <w:rFonts w:eastAsia="Times New Roman"/>
          <w:color w:val="000000" w:themeColor="text1"/>
        </w:rPr>
        <w:t xml:space="preserve"> be made now</w:t>
      </w:r>
      <w:r w:rsidR="00386DC3">
        <w:rPr>
          <w:rFonts w:eastAsia="Times New Roman"/>
          <w:color w:val="000000" w:themeColor="text1"/>
        </w:rPr>
        <w:t>?</w:t>
      </w:r>
      <w:r w:rsidR="00EF39A8">
        <w:rPr>
          <w:rFonts w:eastAsia="Times New Roman"/>
          <w:color w:val="000000" w:themeColor="text1"/>
        </w:rPr>
        <w:t xml:space="preserve"> </w:t>
      </w:r>
      <w:r w:rsidR="00912A2F">
        <w:rPr>
          <w:rFonts w:eastAsia="Times New Roman"/>
          <w:color w:val="000000" w:themeColor="text1"/>
        </w:rPr>
        <w:t>A</w:t>
      </w:r>
      <w:r w:rsidR="008F232D">
        <w:rPr>
          <w:rFonts w:eastAsia="Times New Roman"/>
          <w:color w:val="000000" w:themeColor="text1"/>
        </w:rPr>
        <w:t xml:space="preserve">s </w:t>
      </w:r>
      <w:r w:rsidR="007D33D4">
        <w:rPr>
          <w:rFonts w:eastAsia="Times New Roman"/>
          <w:color w:val="000000" w:themeColor="text1"/>
        </w:rPr>
        <w:t xml:space="preserve">far as OR is concerned, </w:t>
      </w:r>
      <w:r w:rsidR="00D06ED8">
        <w:rPr>
          <w:rFonts w:eastAsia="Times New Roman"/>
          <w:color w:val="000000" w:themeColor="text1"/>
        </w:rPr>
        <w:t xml:space="preserve">even if a similar prediction could be made it does not necessarily provide </w:t>
      </w:r>
      <w:r w:rsidR="0034654E">
        <w:rPr>
          <w:rFonts w:eastAsia="Times New Roman"/>
          <w:color w:val="000000" w:themeColor="text1"/>
        </w:rPr>
        <w:t>much</w:t>
      </w:r>
      <w:r w:rsidR="00D06ED8">
        <w:rPr>
          <w:rFonts w:eastAsia="Times New Roman"/>
          <w:color w:val="000000" w:themeColor="text1"/>
        </w:rPr>
        <w:t xml:space="preserve"> reassurance</w:t>
      </w:r>
      <w:r w:rsidR="008F232D">
        <w:rPr>
          <w:rFonts w:eastAsia="Times New Roman"/>
          <w:color w:val="000000" w:themeColor="text1"/>
        </w:rPr>
        <w:t xml:space="preserve">; from the </w:t>
      </w:r>
      <w:r w:rsidR="00D06ED8">
        <w:rPr>
          <w:rFonts w:eastAsia="Times New Roman"/>
          <w:color w:val="000000" w:themeColor="text1"/>
        </w:rPr>
        <w:t xml:space="preserve">OR </w:t>
      </w:r>
      <w:r w:rsidR="008F232D">
        <w:rPr>
          <w:rFonts w:eastAsia="Times New Roman"/>
          <w:color w:val="000000" w:themeColor="text1"/>
        </w:rPr>
        <w:t xml:space="preserve">clients’ perspective, it may be enough </w:t>
      </w:r>
      <w:r w:rsidR="00D06ED8">
        <w:rPr>
          <w:rFonts w:eastAsia="Times New Roman"/>
          <w:color w:val="000000" w:themeColor="text1"/>
        </w:rPr>
        <w:t xml:space="preserve">for AI </w:t>
      </w:r>
      <w:r w:rsidR="008F232D">
        <w:rPr>
          <w:rFonts w:eastAsia="Times New Roman"/>
          <w:color w:val="000000" w:themeColor="text1"/>
        </w:rPr>
        <w:t xml:space="preserve">to carry out </w:t>
      </w:r>
      <w:r w:rsidR="0034654E">
        <w:rPr>
          <w:rFonts w:eastAsia="Times New Roman"/>
          <w:color w:val="000000" w:themeColor="text1"/>
        </w:rPr>
        <w:t xml:space="preserve">current </w:t>
      </w:r>
      <w:r w:rsidR="008F232D">
        <w:rPr>
          <w:rFonts w:eastAsia="Times New Roman"/>
          <w:color w:val="000000" w:themeColor="text1"/>
        </w:rPr>
        <w:t>practitioner functions reasonably effectively and efficiently</w:t>
      </w:r>
      <w:r w:rsidR="007D33D4">
        <w:rPr>
          <w:rFonts w:eastAsia="Times New Roman"/>
          <w:color w:val="000000" w:themeColor="text1"/>
        </w:rPr>
        <w:t>,</w:t>
      </w:r>
      <w:r w:rsidR="002044EA">
        <w:rPr>
          <w:rFonts w:eastAsia="Times New Roman"/>
          <w:color w:val="000000" w:themeColor="text1"/>
        </w:rPr>
        <w:t xml:space="preserve"> so long as it </w:t>
      </w:r>
      <w:r w:rsidR="008528EA">
        <w:rPr>
          <w:rFonts w:eastAsia="Times New Roman"/>
          <w:color w:val="000000" w:themeColor="text1"/>
        </w:rPr>
        <w:t xml:space="preserve">is </w:t>
      </w:r>
      <w:r w:rsidR="00D06ED8">
        <w:rPr>
          <w:rFonts w:eastAsia="Times New Roman"/>
          <w:color w:val="000000" w:themeColor="text1"/>
        </w:rPr>
        <w:t>readily available and</w:t>
      </w:r>
      <w:r w:rsidR="002044EA">
        <w:rPr>
          <w:rFonts w:eastAsia="Times New Roman"/>
          <w:color w:val="000000" w:themeColor="text1"/>
        </w:rPr>
        <w:t xml:space="preserve"> cheaper</w:t>
      </w:r>
      <w:r w:rsidR="008F232D">
        <w:rPr>
          <w:rFonts w:eastAsia="Times New Roman"/>
          <w:color w:val="000000" w:themeColor="text1"/>
        </w:rPr>
        <w:t xml:space="preserve">. </w:t>
      </w:r>
      <w:r w:rsidR="00C2302A">
        <w:rPr>
          <w:rFonts w:eastAsia="Times New Roman"/>
          <w:color w:val="000000" w:themeColor="text1"/>
        </w:rPr>
        <w:t xml:space="preserve">Reflecting the generally accepted distinction between </w:t>
      </w:r>
      <w:r w:rsidR="00AA2812">
        <w:rPr>
          <w:rFonts w:eastAsia="Times New Roman"/>
          <w:color w:val="000000" w:themeColor="text1"/>
        </w:rPr>
        <w:t>ANI or</w:t>
      </w:r>
      <w:r w:rsidR="002044EA">
        <w:rPr>
          <w:rFonts w:eastAsia="Times New Roman"/>
          <w:color w:val="000000" w:themeColor="text1"/>
        </w:rPr>
        <w:t xml:space="preserve"> weak </w:t>
      </w:r>
      <w:r w:rsidR="00C2302A">
        <w:rPr>
          <w:rFonts w:eastAsia="Times New Roman"/>
          <w:color w:val="000000" w:themeColor="text1"/>
        </w:rPr>
        <w:t xml:space="preserve">AI and </w:t>
      </w:r>
      <w:r w:rsidR="00AA2812">
        <w:rPr>
          <w:rFonts w:eastAsia="Times New Roman"/>
          <w:color w:val="000000" w:themeColor="text1"/>
        </w:rPr>
        <w:t>AGI</w:t>
      </w:r>
      <w:r w:rsidR="00C2302A">
        <w:rPr>
          <w:rFonts w:eastAsia="Times New Roman"/>
          <w:color w:val="000000" w:themeColor="text1"/>
        </w:rPr>
        <w:t xml:space="preserve"> or strong AI, </w:t>
      </w:r>
      <w:r w:rsidR="0001649E">
        <w:rPr>
          <w:rFonts w:eastAsia="Times New Roman"/>
          <w:color w:val="000000" w:themeColor="text1"/>
        </w:rPr>
        <w:t>w</w:t>
      </w:r>
      <w:r w:rsidR="008F232D">
        <w:rPr>
          <w:rFonts w:eastAsia="Times New Roman"/>
          <w:color w:val="000000" w:themeColor="text1"/>
        </w:rPr>
        <w:t xml:space="preserve">e can call this </w:t>
      </w:r>
      <w:r w:rsidR="009D3C49">
        <w:rPr>
          <w:rFonts w:eastAsia="Times New Roman"/>
          <w:color w:val="000000" w:themeColor="text1"/>
        </w:rPr>
        <w:t xml:space="preserve">requirement </w:t>
      </w:r>
      <w:r w:rsidR="008F232D" w:rsidRPr="00A666F7">
        <w:rPr>
          <w:rFonts w:eastAsia="Times New Roman"/>
          <w:i/>
          <w:color w:val="000000" w:themeColor="text1"/>
        </w:rPr>
        <w:t>strong enough AI for OR</w:t>
      </w:r>
      <w:r w:rsidR="000463CD">
        <w:rPr>
          <w:rFonts w:eastAsia="Times New Roman"/>
          <w:color w:val="000000" w:themeColor="text1"/>
        </w:rPr>
        <w:t>. It may be possible to develop</w:t>
      </w:r>
      <w:r w:rsidR="008F232D">
        <w:rPr>
          <w:rFonts w:eastAsia="Times New Roman"/>
          <w:color w:val="000000" w:themeColor="text1"/>
        </w:rPr>
        <w:t xml:space="preserve"> ‘strong en</w:t>
      </w:r>
      <w:r w:rsidR="007D33D4">
        <w:rPr>
          <w:rFonts w:eastAsia="Times New Roman"/>
          <w:color w:val="000000" w:themeColor="text1"/>
        </w:rPr>
        <w:t>ough AI for OR’ before too long</w:t>
      </w:r>
      <w:r w:rsidR="008F232D">
        <w:rPr>
          <w:rFonts w:eastAsia="Times New Roman"/>
          <w:color w:val="000000" w:themeColor="text1"/>
        </w:rPr>
        <w:t xml:space="preserve">. </w:t>
      </w:r>
      <w:r w:rsidR="007D33D4">
        <w:rPr>
          <w:rFonts w:eastAsia="Times New Roman"/>
          <w:color w:val="000000" w:themeColor="text1"/>
        </w:rPr>
        <w:t>W</w:t>
      </w:r>
      <w:r w:rsidR="008F232D">
        <w:rPr>
          <w:rFonts w:eastAsia="Times New Roman"/>
          <w:color w:val="000000" w:themeColor="text1"/>
        </w:rPr>
        <w:t xml:space="preserve">e can </w:t>
      </w:r>
      <w:r w:rsidR="007D33D4">
        <w:rPr>
          <w:rFonts w:eastAsia="Times New Roman"/>
          <w:color w:val="000000" w:themeColor="text1"/>
        </w:rPr>
        <w:t xml:space="preserve">therefore </w:t>
      </w:r>
      <w:r w:rsidR="008F232D">
        <w:rPr>
          <w:rFonts w:eastAsia="Times New Roman"/>
          <w:color w:val="000000" w:themeColor="text1"/>
        </w:rPr>
        <w:t xml:space="preserve">identify two types of AI </w:t>
      </w:r>
      <w:r w:rsidR="00D06ED8">
        <w:rPr>
          <w:rFonts w:eastAsia="Times New Roman"/>
          <w:color w:val="000000" w:themeColor="text1"/>
        </w:rPr>
        <w:t>that could</w:t>
      </w:r>
      <w:r w:rsidR="008F232D">
        <w:rPr>
          <w:rFonts w:eastAsia="Times New Roman"/>
          <w:color w:val="000000" w:themeColor="text1"/>
        </w:rPr>
        <w:t xml:space="preserve"> </w:t>
      </w:r>
      <w:r w:rsidR="0015642C">
        <w:rPr>
          <w:rFonts w:eastAsia="Times New Roman"/>
          <w:color w:val="000000" w:themeColor="text1"/>
        </w:rPr>
        <w:t xml:space="preserve">have an </w:t>
      </w:r>
      <w:r w:rsidR="00643A5B">
        <w:rPr>
          <w:rFonts w:eastAsia="Times New Roman"/>
          <w:color w:val="000000" w:themeColor="text1"/>
        </w:rPr>
        <w:t>impact on</w:t>
      </w:r>
      <w:r w:rsidR="004921E6">
        <w:rPr>
          <w:rFonts w:eastAsia="Times New Roman"/>
          <w:color w:val="000000" w:themeColor="text1"/>
        </w:rPr>
        <w:t xml:space="preserve"> </w:t>
      </w:r>
      <w:r w:rsidR="009D3C49">
        <w:rPr>
          <w:rFonts w:eastAsia="Times New Roman"/>
          <w:color w:val="000000" w:themeColor="text1"/>
        </w:rPr>
        <w:t>OR</w:t>
      </w:r>
      <w:r w:rsidR="008F232D">
        <w:rPr>
          <w:rFonts w:eastAsia="Times New Roman"/>
          <w:color w:val="000000" w:themeColor="text1"/>
        </w:rPr>
        <w:t>:</w:t>
      </w:r>
    </w:p>
    <w:p w14:paraId="10828E89" w14:textId="77777777" w:rsidR="008F232D" w:rsidRDefault="008F232D" w:rsidP="008F232D">
      <w:pPr>
        <w:rPr>
          <w:rFonts w:eastAsia="Times New Roman"/>
          <w:color w:val="000000" w:themeColor="text1"/>
        </w:rPr>
      </w:pPr>
    </w:p>
    <w:p w14:paraId="7BA2C6FA" w14:textId="4478EAAC" w:rsidR="008F232D" w:rsidRPr="007E606E" w:rsidRDefault="008F232D" w:rsidP="008F232D">
      <w:pPr>
        <w:pStyle w:val="ListParagraph"/>
        <w:numPr>
          <w:ilvl w:val="0"/>
          <w:numId w:val="4"/>
        </w:numPr>
        <w:rPr>
          <w:rFonts w:ascii="Times New Roman" w:eastAsia="Times New Roman" w:hAnsi="Times New Roman" w:cs="Times New Roman"/>
          <w:color w:val="000000" w:themeColor="text1"/>
          <w:lang w:eastAsia="en-GB"/>
        </w:rPr>
      </w:pPr>
      <w:r w:rsidRPr="007E606E">
        <w:rPr>
          <w:rFonts w:ascii="Times New Roman" w:eastAsia="Times New Roman" w:hAnsi="Times New Roman" w:cs="Times New Roman"/>
          <w:color w:val="000000" w:themeColor="text1"/>
          <w:lang w:eastAsia="en-GB"/>
        </w:rPr>
        <w:t>Type A</w:t>
      </w:r>
      <w:r>
        <w:rPr>
          <w:rFonts w:ascii="Times New Roman" w:eastAsia="Times New Roman" w:hAnsi="Times New Roman" w:cs="Times New Roman"/>
          <w:color w:val="000000" w:themeColor="text1"/>
          <w:lang w:eastAsia="en-GB"/>
        </w:rPr>
        <w:t xml:space="preserve"> (narrow, applied AI) provides tools for the more</w:t>
      </w:r>
      <w:r w:rsidR="008F02CA">
        <w:rPr>
          <w:rFonts w:ascii="Times New Roman" w:eastAsia="Times New Roman" w:hAnsi="Times New Roman" w:cs="Times New Roman"/>
          <w:color w:val="000000" w:themeColor="text1"/>
          <w:lang w:eastAsia="en-GB"/>
        </w:rPr>
        <w:t xml:space="preserve"> mechanistic aspects of OR. Such tools</w:t>
      </w:r>
      <w:r>
        <w:rPr>
          <w:rFonts w:ascii="Times New Roman" w:eastAsia="Times New Roman" w:hAnsi="Times New Roman" w:cs="Times New Roman"/>
          <w:color w:val="000000" w:themeColor="text1"/>
          <w:lang w:eastAsia="en-GB"/>
        </w:rPr>
        <w:t xml:space="preserve"> save </w:t>
      </w:r>
      <w:r w:rsidR="008F02CA">
        <w:rPr>
          <w:rFonts w:ascii="Times New Roman" w:eastAsia="Times New Roman" w:hAnsi="Times New Roman" w:cs="Times New Roman"/>
          <w:color w:val="000000" w:themeColor="text1"/>
          <w:lang w:eastAsia="en-GB"/>
        </w:rPr>
        <w:t>the practitioner’s time and may</w:t>
      </w:r>
      <w:r>
        <w:rPr>
          <w:rFonts w:ascii="Times New Roman" w:eastAsia="Times New Roman" w:hAnsi="Times New Roman" w:cs="Times New Roman"/>
          <w:color w:val="000000" w:themeColor="text1"/>
          <w:lang w:eastAsia="en-GB"/>
        </w:rPr>
        <w:t xml:space="preserve"> also enhance capability. Applications </w:t>
      </w:r>
      <w:r>
        <w:rPr>
          <w:rFonts w:ascii="Times New Roman" w:eastAsia="Times New Roman" w:hAnsi="Times New Roman" w:cs="Times New Roman"/>
          <w:color w:val="000000" w:themeColor="text1"/>
          <w:lang w:eastAsia="en-GB"/>
        </w:rPr>
        <w:lastRenderedPageBreak/>
        <w:t xml:space="preserve">of this </w:t>
      </w:r>
      <w:r w:rsidR="008F02CA">
        <w:rPr>
          <w:rFonts w:ascii="Times New Roman" w:eastAsia="Times New Roman" w:hAnsi="Times New Roman" w:cs="Times New Roman"/>
          <w:color w:val="000000" w:themeColor="text1"/>
          <w:lang w:eastAsia="en-GB"/>
        </w:rPr>
        <w:t xml:space="preserve">type of AI will come into focus </w:t>
      </w:r>
      <w:r>
        <w:rPr>
          <w:rFonts w:ascii="Times New Roman" w:eastAsia="Times New Roman" w:hAnsi="Times New Roman" w:cs="Times New Roman"/>
          <w:color w:val="000000" w:themeColor="text1"/>
          <w:lang w:eastAsia="en-GB"/>
        </w:rPr>
        <w:t>one by one as new opportunities are found and exploited; and</w:t>
      </w:r>
    </w:p>
    <w:p w14:paraId="2EB86147" w14:textId="32B6D7AC" w:rsidR="008F232D" w:rsidRDefault="008F232D" w:rsidP="008F232D">
      <w:pPr>
        <w:pStyle w:val="ListParagraph"/>
        <w:numPr>
          <w:ilvl w:val="0"/>
          <w:numId w:val="4"/>
        </w:numPr>
        <w:rPr>
          <w:rFonts w:ascii="Times New Roman" w:eastAsia="Times New Roman" w:hAnsi="Times New Roman" w:cs="Times New Roman"/>
          <w:color w:val="000000" w:themeColor="text1"/>
          <w:lang w:eastAsia="en-GB"/>
        </w:rPr>
      </w:pPr>
      <w:r w:rsidRPr="007E606E">
        <w:rPr>
          <w:rFonts w:ascii="Times New Roman" w:eastAsia="Times New Roman" w:hAnsi="Times New Roman" w:cs="Times New Roman"/>
          <w:color w:val="000000" w:themeColor="text1"/>
          <w:lang w:eastAsia="en-GB"/>
        </w:rPr>
        <w:t>Type B</w:t>
      </w:r>
      <w:r>
        <w:rPr>
          <w:rFonts w:ascii="Times New Roman" w:eastAsia="Times New Roman" w:hAnsi="Times New Roman" w:cs="Times New Roman"/>
          <w:color w:val="000000" w:themeColor="text1"/>
          <w:lang w:eastAsia="en-GB"/>
        </w:rPr>
        <w:t xml:space="preserve"> (or strong enough AI for OR) has to have sufficient intellectual </w:t>
      </w:r>
      <w:r w:rsidR="008842F6">
        <w:rPr>
          <w:rFonts w:ascii="Times New Roman" w:eastAsia="Times New Roman" w:hAnsi="Times New Roman" w:cs="Times New Roman"/>
          <w:color w:val="000000" w:themeColor="text1"/>
          <w:lang w:eastAsia="en-GB"/>
        </w:rPr>
        <w:t>capability</w:t>
      </w:r>
      <w:r>
        <w:rPr>
          <w:rFonts w:ascii="Times New Roman" w:eastAsia="Times New Roman" w:hAnsi="Times New Roman" w:cs="Times New Roman"/>
          <w:color w:val="000000" w:themeColor="text1"/>
          <w:lang w:eastAsia="en-GB"/>
        </w:rPr>
        <w:t xml:space="preserve"> to provide OR services </w:t>
      </w:r>
      <w:r w:rsidR="006A36A4">
        <w:rPr>
          <w:rFonts w:ascii="Times New Roman" w:eastAsia="Times New Roman" w:hAnsi="Times New Roman" w:cs="Times New Roman"/>
          <w:color w:val="000000" w:themeColor="text1"/>
          <w:lang w:eastAsia="en-GB"/>
        </w:rPr>
        <w:t>such that they</w:t>
      </w:r>
      <w:r>
        <w:rPr>
          <w:rFonts w:ascii="Times New Roman" w:eastAsia="Times New Roman" w:hAnsi="Times New Roman" w:cs="Times New Roman"/>
          <w:color w:val="000000" w:themeColor="text1"/>
          <w:lang w:eastAsia="en-GB"/>
        </w:rPr>
        <w:t xml:space="preserve"> no longer need to be</w:t>
      </w:r>
      <w:r w:rsidR="006F5FFA">
        <w:rPr>
          <w:rFonts w:ascii="Times New Roman" w:eastAsia="Times New Roman" w:hAnsi="Times New Roman" w:cs="Times New Roman"/>
          <w:color w:val="000000" w:themeColor="text1"/>
          <w:lang w:eastAsia="en-GB"/>
        </w:rPr>
        <w:t xml:space="preserve"> overseen by a human consultant.</w:t>
      </w:r>
    </w:p>
    <w:p w14:paraId="63847A9C" w14:textId="77777777" w:rsidR="005370CE" w:rsidRDefault="005370CE" w:rsidP="005370CE">
      <w:pPr>
        <w:rPr>
          <w:rFonts w:eastAsia="Times New Roman"/>
          <w:color w:val="000000" w:themeColor="text1"/>
        </w:rPr>
      </w:pPr>
    </w:p>
    <w:p w14:paraId="50B32E2E" w14:textId="232D79DB" w:rsidR="00131D6E" w:rsidRPr="00D33C9A" w:rsidRDefault="00A849CF" w:rsidP="004B733C">
      <w:pPr>
        <w:rPr>
          <w:rFonts w:eastAsia="Times New Roman"/>
          <w:iCs/>
          <w:color w:val="222222"/>
        </w:rPr>
      </w:pPr>
      <w:r>
        <w:rPr>
          <w:rFonts w:eastAsia="Times New Roman"/>
          <w:color w:val="000000" w:themeColor="text1"/>
        </w:rPr>
        <w:t>In OR we are more interested in the speed at which</w:t>
      </w:r>
      <w:r w:rsidR="00E04207">
        <w:rPr>
          <w:rFonts w:eastAsia="Times New Roman"/>
          <w:color w:val="000000" w:themeColor="text1"/>
        </w:rPr>
        <w:t xml:space="preserve"> Type A and Type B </w:t>
      </w:r>
      <w:r w:rsidR="003E711E">
        <w:rPr>
          <w:rFonts w:eastAsia="Times New Roman"/>
          <w:color w:val="000000" w:themeColor="text1"/>
        </w:rPr>
        <w:t xml:space="preserve">AI </w:t>
      </w:r>
      <w:r>
        <w:rPr>
          <w:rFonts w:eastAsia="Times New Roman"/>
          <w:color w:val="000000" w:themeColor="text1"/>
        </w:rPr>
        <w:t xml:space="preserve">moves </w:t>
      </w:r>
      <w:r w:rsidR="001C5D12">
        <w:rPr>
          <w:rFonts w:eastAsia="Times New Roman"/>
          <w:color w:val="000000" w:themeColor="text1"/>
        </w:rPr>
        <w:t xml:space="preserve">along </w:t>
      </w:r>
      <w:r w:rsidR="00E04207">
        <w:rPr>
          <w:rFonts w:eastAsia="Times New Roman"/>
          <w:iCs/>
          <w:color w:val="222222"/>
        </w:rPr>
        <w:t>the</w:t>
      </w:r>
      <w:r w:rsidR="00676516">
        <w:rPr>
          <w:rFonts w:eastAsia="Times New Roman"/>
          <w:color w:val="000000" w:themeColor="text1"/>
        </w:rPr>
        <w:t xml:space="preserve"> market penetration</w:t>
      </w:r>
      <w:r w:rsidR="00676516">
        <w:rPr>
          <w:rFonts w:eastAsia="Times New Roman"/>
          <w:iCs/>
          <w:color w:val="222222"/>
        </w:rPr>
        <w:t xml:space="preserve"> </w:t>
      </w:r>
      <w:r>
        <w:rPr>
          <w:rFonts w:eastAsia="Times New Roman"/>
          <w:iCs/>
          <w:color w:val="222222"/>
        </w:rPr>
        <w:t>curve than in guessing the ultimate</w:t>
      </w:r>
      <w:r w:rsidR="00E04207">
        <w:rPr>
          <w:rFonts w:eastAsia="Times New Roman"/>
          <w:iCs/>
          <w:color w:val="222222"/>
        </w:rPr>
        <w:t xml:space="preserve"> </w:t>
      </w:r>
      <w:r>
        <w:rPr>
          <w:rFonts w:eastAsia="Times New Roman"/>
          <w:iCs/>
          <w:color w:val="222222"/>
        </w:rPr>
        <w:t xml:space="preserve">arrival of AGI. </w:t>
      </w:r>
      <w:r w:rsidR="00F27D85">
        <w:rPr>
          <w:rFonts w:eastAsia="Times New Roman"/>
          <w:iCs/>
          <w:color w:val="222222"/>
        </w:rPr>
        <w:t xml:space="preserve">Type A </w:t>
      </w:r>
      <w:r w:rsidR="008842F6">
        <w:rPr>
          <w:rFonts w:eastAsia="Times New Roman"/>
          <w:iCs/>
          <w:color w:val="222222"/>
        </w:rPr>
        <w:t>(</w:t>
      </w:r>
      <w:r w:rsidR="00F27D85">
        <w:rPr>
          <w:rFonts w:eastAsia="Times New Roman"/>
          <w:iCs/>
          <w:color w:val="222222"/>
        </w:rPr>
        <w:t>narrow AI</w:t>
      </w:r>
      <w:r w:rsidR="008842F6">
        <w:rPr>
          <w:rFonts w:eastAsia="Times New Roman"/>
          <w:iCs/>
          <w:color w:val="222222"/>
        </w:rPr>
        <w:t>)</w:t>
      </w:r>
      <w:r w:rsidR="00F27D85">
        <w:rPr>
          <w:rFonts w:eastAsia="Times New Roman"/>
          <w:iCs/>
          <w:color w:val="222222"/>
        </w:rPr>
        <w:t xml:space="preserve"> can be </w:t>
      </w:r>
      <w:r w:rsidR="00B52D7A">
        <w:rPr>
          <w:rFonts w:eastAsia="Times New Roman"/>
          <w:iCs/>
          <w:color w:val="222222"/>
        </w:rPr>
        <w:t>understood</w:t>
      </w:r>
      <w:r w:rsidR="00F27D85">
        <w:rPr>
          <w:rFonts w:eastAsia="Times New Roman"/>
          <w:iCs/>
          <w:color w:val="222222"/>
        </w:rPr>
        <w:t xml:space="preserve"> as a continuation of </w:t>
      </w:r>
      <w:r w:rsidR="008842F6">
        <w:rPr>
          <w:rFonts w:eastAsia="Times New Roman"/>
          <w:iCs/>
          <w:color w:val="222222"/>
        </w:rPr>
        <w:t xml:space="preserve">the long-running process of </w:t>
      </w:r>
      <w:r w:rsidR="00F27D85">
        <w:rPr>
          <w:rFonts w:eastAsia="Times New Roman"/>
          <w:iCs/>
          <w:color w:val="222222"/>
        </w:rPr>
        <w:t xml:space="preserve">computerisation; in so </w:t>
      </w:r>
      <w:r w:rsidR="00166389">
        <w:rPr>
          <w:rFonts w:eastAsia="Times New Roman"/>
          <w:iCs/>
          <w:color w:val="222222"/>
        </w:rPr>
        <w:t xml:space="preserve">far </w:t>
      </w:r>
      <w:r w:rsidR="00F27D85">
        <w:rPr>
          <w:rFonts w:eastAsia="Times New Roman"/>
          <w:iCs/>
          <w:color w:val="222222"/>
        </w:rPr>
        <w:t xml:space="preserve">as this allows </w:t>
      </w:r>
      <w:r w:rsidR="00166389">
        <w:rPr>
          <w:rFonts w:eastAsia="Times New Roman"/>
          <w:iCs/>
          <w:color w:val="222222"/>
        </w:rPr>
        <w:t xml:space="preserve">analysis of </w:t>
      </w:r>
      <w:r w:rsidR="00F27D85">
        <w:rPr>
          <w:rFonts w:eastAsia="Times New Roman"/>
          <w:iCs/>
          <w:color w:val="222222"/>
        </w:rPr>
        <w:t xml:space="preserve">a problem that has not been tackled before, it presents OR with an opportunity. If it tackles problems already modelled by OR </w:t>
      </w:r>
      <w:r w:rsidR="009909BA">
        <w:rPr>
          <w:rFonts w:eastAsia="Times New Roman"/>
          <w:iCs/>
          <w:color w:val="222222"/>
        </w:rPr>
        <w:t>but</w:t>
      </w:r>
      <w:r w:rsidR="00F27D85">
        <w:rPr>
          <w:rFonts w:eastAsia="Times New Roman"/>
          <w:iCs/>
          <w:color w:val="222222"/>
        </w:rPr>
        <w:t xml:space="preserve"> requiring less specialized expertise</w:t>
      </w:r>
      <w:r w:rsidR="009909BA">
        <w:rPr>
          <w:rFonts w:eastAsia="Times New Roman"/>
          <w:iCs/>
          <w:color w:val="222222"/>
        </w:rPr>
        <w:t>,</w:t>
      </w:r>
      <w:r w:rsidR="00F27D85">
        <w:rPr>
          <w:rFonts w:eastAsia="Times New Roman"/>
          <w:iCs/>
          <w:color w:val="222222"/>
        </w:rPr>
        <w:t xml:space="preserve"> it </w:t>
      </w:r>
      <w:r w:rsidR="006971A4">
        <w:rPr>
          <w:rFonts w:eastAsia="Times New Roman"/>
          <w:iCs/>
          <w:color w:val="222222"/>
        </w:rPr>
        <w:t>may pose</w:t>
      </w:r>
      <w:r w:rsidR="00F27D85">
        <w:rPr>
          <w:rFonts w:eastAsia="Times New Roman"/>
          <w:iCs/>
          <w:color w:val="222222"/>
        </w:rPr>
        <w:t xml:space="preserve"> a threat to current practice.</w:t>
      </w:r>
      <w:r w:rsidR="003D636D">
        <w:rPr>
          <w:rFonts w:eastAsia="Times New Roman"/>
          <w:iCs/>
          <w:color w:val="222222"/>
        </w:rPr>
        <w:t xml:space="preserve"> </w:t>
      </w:r>
      <w:r w:rsidR="001D2D34">
        <w:rPr>
          <w:rFonts w:eastAsia="Times New Roman"/>
          <w:iCs/>
          <w:color w:val="222222"/>
        </w:rPr>
        <w:t xml:space="preserve">Whether </w:t>
      </w:r>
      <w:r w:rsidR="00F27D85">
        <w:rPr>
          <w:rFonts w:eastAsia="Times New Roman"/>
          <w:iCs/>
          <w:color w:val="222222"/>
        </w:rPr>
        <w:t xml:space="preserve">Type B </w:t>
      </w:r>
      <w:r w:rsidR="008842F6">
        <w:rPr>
          <w:rFonts w:eastAsia="Times New Roman"/>
          <w:iCs/>
          <w:color w:val="222222"/>
        </w:rPr>
        <w:t>(</w:t>
      </w:r>
      <w:r w:rsidR="00F27D85">
        <w:rPr>
          <w:rFonts w:eastAsia="Times New Roman"/>
          <w:iCs/>
          <w:color w:val="222222"/>
        </w:rPr>
        <w:t>strong enough for OR AI</w:t>
      </w:r>
      <w:r w:rsidR="008842F6">
        <w:rPr>
          <w:rFonts w:eastAsia="Times New Roman"/>
          <w:iCs/>
          <w:color w:val="222222"/>
        </w:rPr>
        <w:t>)</w:t>
      </w:r>
      <w:r w:rsidR="00F27D85">
        <w:rPr>
          <w:rFonts w:eastAsia="Times New Roman"/>
          <w:iCs/>
          <w:color w:val="222222"/>
        </w:rPr>
        <w:t xml:space="preserve"> </w:t>
      </w:r>
      <w:r w:rsidR="001D2D34">
        <w:rPr>
          <w:rFonts w:eastAsia="Times New Roman"/>
          <w:iCs/>
          <w:color w:val="222222"/>
        </w:rPr>
        <w:t xml:space="preserve">is a threat </w:t>
      </w:r>
      <w:r w:rsidR="002C7F1E">
        <w:rPr>
          <w:rFonts w:eastAsia="Times New Roman"/>
          <w:iCs/>
          <w:color w:val="222222"/>
        </w:rPr>
        <w:t>to OR jobs</w:t>
      </w:r>
      <w:r w:rsidR="00FC5DFB">
        <w:rPr>
          <w:rFonts w:eastAsia="Times New Roman"/>
          <w:iCs/>
          <w:color w:val="222222"/>
        </w:rPr>
        <w:t>,</w:t>
      </w:r>
      <w:r w:rsidR="002C7F1E">
        <w:rPr>
          <w:rFonts w:eastAsia="Times New Roman"/>
          <w:iCs/>
          <w:color w:val="222222"/>
        </w:rPr>
        <w:t xml:space="preserve"> </w:t>
      </w:r>
      <w:r w:rsidR="001D2D34">
        <w:rPr>
          <w:rFonts w:eastAsia="Times New Roman"/>
          <w:iCs/>
          <w:color w:val="222222"/>
        </w:rPr>
        <w:t>depends on whether it comes out of the knowledge engineering school or the machine learning school</w:t>
      </w:r>
      <w:r w:rsidR="005342CA">
        <w:rPr>
          <w:rFonts w:eastAsia="Times New Roman"/>
          <w:iCs/>
          <w:color w:val="222222"/>
        </w:rPr>
        <w:t xml:space="preserve">. The knowledge engineering school </w:t>
      </w:r>
      <w:r w:rsidR="000C595E">
        <w:rPr>
          <w:rFonts w:eastAsia="Times New Roman"/>
          <w:iCs/>
          <w:color w:val="222222"/>
        </w:rPr>
        <w:t>utilizes</w:t>
      </w:r>
      <w:r w:rsidR="005342CA">
        <w:rPr>
          <w:rFonts w:eastAsia="Times New Roman"/>
          <w:iCs/>
          <w:color w:val="222222"/>
        </w:rPr>
        <w:t xml:space="preserve"> deductive code that </w:t>
      </w:r>
      <w:r w:rsidR="0012769C">
        <w:rPr>
          <w:rFonts w:eastAsia="Times New Roman"/>
          <w:iCs/>
          <w:color w:val="222222"/>
        </w:rPr>
        <w:t xml:space="preserve">in the first instance </w:t>
      </w:r>
      <w:r w:rsidR="005342CA">
        <w:rPr>
          <w:rFonts w:eastAsia="Times New Roman"/>
          <w:iCs/>
          <w:color w:val="222222"/>
        </w:rPr>
        <w:t>needs to be written and maintained by humans; in the case of OR models this means</w:t>
      </w:r>
      <w:r w:rsidR="003F42E0">
        <w:rPr>
          <w:rFonts w:eastAsia="Times New Roman"/>
          <w:iCs/>
          <w:color w:val="222222"/>
        </w:rPr>
        <w:t xml:space="preserve"> there is a</w:t>
      </w:r>
      <w:r w:rsidR="002C7F1E">
        <w:rPr>
          <w:rFonts w:eastAsia="Times New Roman"/>
          <w:iCs/>
          <w:color w:val="222222"/>
        </w:rPr>
        <w:t>n on-going</w:t>
      </w:r>
      <w:r w:rsidR="003F42E0">
        <w:rPr>
          <w:rFonts w:eastAsia="Times New Roman"/>
          <w:iCs/>
          <w:color w:val="222222"/>
        </w:rPr>
        <w:t xml:space="preserve"> role for humans </w:t>
      </w:r>
      <w:r w:rsidR="00166389">
        <w:rPr>
          <w:rFonts w:eastAsia="Times New Roman"/>
          <w:iCs/>
          <w:color w:val="222222"/>
        </w:rPr>
        <w:t>until</w:t>
      </w:r>
      <w:r w:rsidR="005342CA">
        <w:rPr>
          <w:rFonts w:eastAsia="Times New Roman"/>
          <w:iCs/>
          <w:color w:val="222222"/>
        </w:rPr>
        <w:t xml:space="preserve"> autonomous humanoids</w:t>
      </w:r>
      <w:r w:rsidR="001D2D34">
        <w:rPr>
          <w:rFonts w:eastAsia="Times New Roman"/>
          <w:iCs/>
          <w:color w:val="222222"/>
        </w:rPr>
        <w:t xml:space="preserve"> </w:t>
      </w:r>
      <w:r w:rsidR="005342CA">
        <w:rPr>
          <w:rFonts w:eastAsia="Times New Roman"/>
          <w:iCs/>
          <w:color w:val="222222"/>
        </w:rPr>
        <w:t xml:space="preserve">can take over. </w:t>
      </w:r>
      <w:r w:rsidR="006E678D">
        <w:rPr>
          <w:rFonts w:eastAsia="Times New Roman"/>
          <w:iCs/>
          <w:color w:val="222222"/>
        </w:rPr>
        <w:t>On the other hand, t</w:t>
      </w:r>
      <w:r w:rsidR="005342CA">
        <w:rPr>
          <w:rFonts w:eastAsia="Times New Roman"/>
          <w:iCs/>
          <w:color w:val="222222"/>
        </w:rPr>
        <w:t xml:space="preserve">he machine learning approach </w:t>
      </w:r>
      <w:r w:rsidR="006E678D">
        <w:rPr>
          <w:rFonts w:eastAsia="Times New Roman"/>
          <w:iCs/>
          <w:color w:val="222222"/>
        </w:rPr>
        <w:t>develops and updates algorithms without human involvement</w:t>
      </w:r>
      <w:r w:rsidR="00F822E6">
        <w:rPr>
          <w:rFonts w:eastAsia="Times New Roman"/>
          <w:iCs/>
          <w:color w:val="222222"/>
        </w:rPr>
        <w:t>; it</w:t>
      </w:r>
      <w:r w:rsidR="006E678D">
        <w:rPr>
          <w:rFonts w:eastAsia="Times New Roman"/>
          <w:iCs/>
          <w:color w:val="222222"/>
        </w:rPr>
        <w:t xml:space="preserve"> </w:t>
      </w:r>
      <w:r w:rsidR="005342CA">
        <w:rPr>
          <w:rFonts w:eastAsia="Times New Roman"/>
          <w:iCs/>
          <w:color w:val="222222"/>
        </w:rPr>
        <w:t xml:space="preserve">does away with </w:t>
      </w:r>
      <w:r w:rsidR="006E678D">
        <w:rPr>
          <w:rFonts w:eastAsia="Times New Roman"/>
          <w:iCs/>
          <w:color w:val="222222"/>
        </w:rPr>
        <w:t>h</w:t>
      </w:r>
      <w:r w:rsidR="002C7F1E">
        <w:rPr>
          <w:rFonts w:eastAsia="Times New Roman"/>
          <w:iCs/>
          <w:color w:val="222222"/>
        </w:rPr>
        <w:t>uman expertise;</w:t>
      </w:r>
      <w:r w:rsidR="006E678D">
        <w:rPr>
          <w:rFonts w:eastAsia="Times New Roman"/>
          <w:iCs/>
          <w:color w:val="222222"/>
        </w:rPr>
        <w:t xml:space="preserve"> </w:t>
      </w:r>
      <w:r w:rsidR="002C7F1E">
        <w:rPr>
          <w:rFonts w:eastAsia="Times New Roman"/>
          <w:iCs/>
          <w:color w:val="222222"/>
        </w:rPr>
        <w:t>t</w:t>
      </w:r>
      <w:r w:rsidR="005342CA">
        <w:rPr>
          <w:rFonts w:eastAsia="Times New Roman"/>
          <w:iCs/>
          <w:color w:val="222222"/>
        </w:rPr>
        <w:t xml:space="preserve">here </w:t>
      </w:r>
      <w:r w:rsidR="00F822E6">
        <w:rPr>
          <w:rFonts w:eastAsia="Times New Roman"/>
          <w:iCs/>
          <w:color w:val="222222"/>
        </w:rPr>
        <w:t>would</w:t>
      </w:r>
      <w:r w:rsidR="005342CA">
        <w:rPr>
          <w:rFonts w:eastAsia="Times New Roman"/>
          <w:iCs/>
          <w:color w:val="222222"/>
        </w:rPr>
        <w:t xml:space="preserve"> thus </w:t>
      </w:r>
      <w:r w:rsidR="00F822E6">
        <w:rPr>
          <w:rFonts w:eastAsia="Times New Roman"/>
          <w:iCs/>
          <w:color w:val="222222"/>
        </w:rPr>
        <w:t xml:space="preserve">be </w:t>
      </w:r>
      <w:r w:rsidR="005342CA">
        <w:rPr>
          <w:rFonts w:eastAsia="Times New Roman"/>
          <w:iCs/>
          <w:color w:val="222222"/>
        </w:rPr>
        <w:t>displacement of work requiring OR expertise.</w:t>
      </w:r>
    </w:p>
    <w:p w14:paraId="5309CECE" w14:textId="5B123AA7" w:rsidR="007A7381" w:rsidRDefault="007A7381" w:rsidP="007A7381">
      <w:pPr>
        <w:rPr>
          <w:lang w:val="en-US"/>
        </w:rPr>
      </w:pPr>
    </w:p>
    <w:p w14:paraId="527C7F7E" w14:textId="1F6FAEE4" w:rsidR="007770FA" w:rsidRPr="007770FA" w:rsidRDefault="007770FA" w:rsidP="007A7381">
      <w:pPr>
        <w:rPr>
          <w:i/>
          <w:lang w:val="en-US"/>
        </w:rPr>
      </w:pPr>
      <w:r w:rsidRPr="007770FA">
        <w:rPr>
          <w:rFonts w:eastAsia="Times New Roman"/>
          <w:i/>
          <w:color w:val="000000" w:themeColor="text1"/>
        </w:rPr>
        <w:t>Opportunities to engage in the development of AI capability</w:t>
      </w:r>
    </w:p>
    <w:p w14:paraId="3299D491" w14:textId="77777777" w:rsidR="007770FA" w:rsidRDefault="007770FA" w:rsidP="007A7381">
      <w:pPr>
        <w:rPr>
          <w:lang w:val="en-US"/>
        </w:rPr>
      </w:pPr>
    </w:p>
    <w:p w14:paraId="41C522C8" w14:textId="223AF7BF" w:rsidR="00B25D73" w:rsidRDefault="00D33C9A" w:rsidP="007A7381">
      <w:pPr>
        <w:rPr>
          <w:lang w:val="en-US"/>
        </w:rPr>
      </w:pPr>
      <w:r>
        <w:rPr>
          <w:lang w:val="en-US"/>
        </w:rPr>
        <w:t xml:space="preserve">Does OR </w:t>
      </w:r>
      <w:r w:rsidR="00026131">
        <w:rPr>
          <w:lang w:val="en-US"/>
        </w:rPr>
        <w:t>in</w:t>
      </w:r>
      <w:r w:rsidR="00AC5950">
        <w:rPr>
          <w:lang w:val="en-US"/>
        </w:rPr>
        <w:t xml:space="preserve"> the UK </w:t>
      </w:r>
      <w:r w:rsidR="00BA44ED">
        <w:rPr>
          <w:lang w:val="en-US"/>
        </w:rPr>
        <w:t xml:space="preserve">(and the rest of the world) </w:t>
      </w:r>
      <w:r>
        <w:rPr>
          <w:lang w:val="en-US"/>
        </w:rPr>
        <w:t>have a role to play in the future development of AI?</w:t>
      </w:r>
      <w:r w:rsidR="007A7381">
        <w:rPr>
          <w:lang w:val="en-US"/>
        </w:rPr>
        <w:t xml:space="preserve"> </w:t>
      </w:r>
      <w:r w:rsidR="00B25D73">
        <w:rPr>
          <w:lang w:val="en-US"/>
        </w:rPr>
        <w:t xml:space="preserve">To explore how deeply OR has been engaged with AI over the past 50 years, </w:t>
      </w:r>
      <w:r w:rsidR="00EB7766">
        <w:rPr>
          <w:lang w:val="en-US"/>
        </w:rPr>
        <w:t>I have</w:t>
      </w:r>
      <w:r w:rsidR="00B25D73">
        <w:rPr>
          <w:lang w:val="en-US"/>
        </w:rPr>
        <w:t xml:space="preserve"> </w:t>
      </w:r>
      <w:r w:rsidR="00FC4D61">
        <w:rPr>
          <w:lang w:val="en-US"/>
        </w:rPr>
        <w:t>searched</w:t>
      </w:r>
      <w:r w:rsidR="00B25D73">
        <w:rPr>
          <w:lang w:val="en-US"/>
        </w:rPr>
        <w:t xml:space="preserve"> </w:t>
      </w:r>
      <w:r w:rsidR="002917EA">
        <w:rPr>
          <w:lang w:val="en-US"/>
        </w:rPr>
        <w:t xml:space="preserve">AI </w:t>
      </w:r>
      <w:r w:rsidR="00B25D73">
        <w:rPr>
          <w:lang w:val="en-US"/>
        </w:rPr>
        <w:t>papers published in the Journal of the Operational Research Society (JORS). The results are given in the Appendix.</w:t>
      </w:r>
      <w:r w:rsidR="00FC425E">
        <w:rPr>
          <w:lang w:val="en-US"/>
        </w:rPr>
        <w:t xml:space="preserve"> </w:t>
      </w:r>
      <w:r>
        <w:rPr>
          <w:lang w:val="en-US"/>
        </w:rPr>
        <w:t>The</w:t>
      </w:r>
      <w:r w:rsidR="00FC425E">
        <w:rPr>
          <w:lang w:val="en-US"/>
        </w:rPr>
        <w:t>se</w:t>
      </w:r>
      <w:r>
        <w:rPr>
          <w:lang w:val="en-US"/>
        </w:rPr>
        <w:t xml:space="preserve"> results require some caveats. First, the number of </w:t>
      </w:r>
      <w:r w:rsidR="00324BFB">
        <w:rPr>
          <w:lang w:val="en-US"/>
        </w:rPr>
        <w:t xml:space="preserve">academic </w:t>
      </w:r>
      <w:r>
        <w:rPr>
          <w:lang w:val="en-US"/>
        </w:rPr>
        <w:t>papers published does not necessaril</w:t>
      </w:r>
      <w:r w:rsidR="00F72BF5">
        <w:rPr>
          <w:lang w:val="en-US"/>
        </w:rPr>
        <w:t>y reflect the amount of</w:t>
      </w:r>
      <w:r>
        <w:rPr>
          <w:lang w:val="en-US"/>
        </w:rPr>
        <w:t xml:space="preserve"> practitioner</w:t>
      </w:r>
      <w:r w:rsidR="00F72BF5">
        <w:rPr>
          <w:lang w:val="en-US"/>
        </w:rPr>
        <w:t xml:space="preserve"> activity</w:t>
      </w:r>
      <w:r w:rsidR="002C7F1E">
        <w:rPr>
          <w:lang w:val="en-US"/>
        </w:rPr>
        <w:t>. Second, the results do</w:t>
      </w:r>
      <w:r w:rsidR="00B1633D">
        <w:rPr>
          <w:lang w:val="en-US"/>
        </w:rPr>
        <w:t xml:space="preserve"> not</w:t>
      </w:r>
      <w:r>
        <w:rPr>
          <w:lang w:val="en-US"/>
        </w:rPr>
        <w:t xml:space="preserve"> necessarily </w:t>
      </w:r>
      <w:r w:rsidR="00324BFB">
        <w:rPr>
          <w:lang w:val="en-US"/>
        </w:rPr>
        <w:t xml:space="preserve">accurately </w:t>
      </w:r>
      <w:r>
        <w:rPr>
          <w:lang w:val="en-US"/>
        </w:rPr>
        <w:t>reflect the amount of activity by rese</w:t>
      </w:r>
      <w:r w:rsidR="00F72BF5">
        <w:rPr>
          <w:lang w:val="en-US"/>
        </w:rPr>
        <w:t>archers because over the period</w:t>
      </w:r>
      <w:r>
        <w:rPr>
          <w:lang w:val="en-US"/>
        </w:rPr>
        <w:t xml:space="preserve"> researchers</w:t>
      </w:r>
      <w:r w:rsidR="002C7F1E">
        <w:rPr>
          <w:lang w:val="en-US"/>
        </w:rPr>
        <w:t xml:space="preserve"> may</w:t>
      </w:r>
      <w:r w:rsidR="00B1633D">
        <w:rPr>
          <w:lang w:val="en-US"/>
        </w:rPr>
        <w:t xml:space="preserve"> </w:t>
      </w:r>
      <w:r w:rsidR="00F72BF5">
        <w:rPr>
          <w:lang w:val="en-US"/>
        </w:rPr>
        <w:t>change the</w:t>
      </w:r>
      <w:r>
        <w:rPr>
          <w:lang w:val="en-US"/>
        </w:rPr>
        <w:t xml:space="preserve"> journals </w:t>
      </w:r>
      <w:r w:rsidR="00867ADE">
        <w:rPr>
          <w:lang w:val="en-US"/>
        </w:rPr>
        <w:t>they target</w:t>
      </w:r>
      <w:r>
        <w:rPr>
          <w:lang w:val="en-US"/>
        </w:rPr>
        <w:t xml:space="preserve">; for instance, authors may </w:t>
      </w:r>
      <w:r w:rsidR="00B1633D">
        <w:rPr>
          <w:lang w:val="en-US"/>
        </w:rPr>
        <w:t xml:space="preserve">have </w:t>
      </w:r>
      <w:r>
        <w:rPr>
          <w:lang w:val="en-US"/>
        </w:rPr>
        <w:t>switch</w:t>
      </w:r>
      <w:r w:rsidR="00BA44ED">
        <w:rPr>
          <w:lang w:val="en-US"/>
        </w:rPr>
        <w:t>ed</w:t>
      </w:r>
      <w:r>
        <w:rPr>
          <w:lang w:val="en-US"/>
        </w:rPr>
        <w:t xml:space="preserve"> to publishing in AI</w:t>
      </w:r>
      <w:r w:rsidR="003844CE">
        <w:rPr>
          <w:lang w:val="en-US"/>
        </w:rPr>
        <w:t xml:space="preserve"> journals</w:t>
      </w:r>
      <w:r w:rsidR="00890052">
        <w:rPr>
          <w:lang w:val="en-US"/>
        </w:rPr>
        <w:t xml:space="preserve">. </w:t>
      </w:r>
      <w:r w:rsidR="00FC4D61">
        <w:rPr>
          <w:lang w:val="en-US"/>
        </w:rPr>
        <w:t xml:space="preserve">Third, JORS is but one OR journal publishing papers on AI. </w:t>
      </w:r>
      <w:r>
        <w:rPr>
          <w:lang w:val="en-US"/>
        </w:rPr>
        <w:t xml:space="preserve">Despite these limitations we can tentatively conclude that there was a lot of OR interest in AI in the late 1980s and early 1990s, which then </w:t>
      </w:r>
      <w:r w:rsidR="000B2819">
        <w:rPr>
          <w:lang w:val="en-US"/>
        </w:rPr>
        <w:t>dropped</w:t>
      </w:r>
      <w:r w:rsidR="001A1732">
        <w:rPr>
          <w:lang w:val="en-US"/>
        </w:rPr>
        <w:t xml:space="preserve"> to a steady but </w:t>
      </w:r>
      <w:r w:rsidR="000B2819">
        <w:rPr>
          <w:lang w:val="en-US"/>
        </w:rPr>
        <w:t xml:space="preserve">much </w:t>
      </w:r>
      <w:r w:rsidR="001A1732">
        <w:rPr>
          <w:lang w:val="en-US"/>
        </w:rPr>
        <w:t xml:space="preserve">reduced </w:t>
      </w:r>
      <w:r w:rsidR="00F27765">
        <w:rPr>
          <w:lang w:val="en-US"/>
        </w:rPr>
        <w:t>interest thereafter</w:t>
      </w:r>
      <w:r>
        <w:rPr>
          <w:lang w:val="en-US"/>
        </w:rPr>
        <w:t xml:space="preserve">; a period of hype seems to have been followed by reality setting in. </w:t>
      </w:r>
      <w:r w:rsidR="002C7F1E">
        <w:rPr>
          <w:lang w:val="en-US"/>
        </w:rPr>
        <w:t>Today</w:t>
      </w:r>
      <w:r w:rsidR="00E2016B">
        <w:rPr>
          <w:lang w:val="en-US"/>
        </w:rPr>
        <w:t xml:space="preserve"> AI has become more viable as a result of the increase in computer power and ubiquity of networks, but r</w:t>
      </w:r>
      <w:r w:rsidR="003844CE">
        <w:rPr>
          <w:lang w:val="en-US"/>
        </w:rPr>
        <w:t>ather surprisingly</w:t>
      </w:r>
      <w:r w:rsidR="00E2016B">
        <w:rPr>
          <w:lang w:val="en-US"/>
        </w:rPr>
        <w:t>,</w:t>
      </w:r>
      <w:r>
        <w:rPr>
          <w:lang w:val="en-US"/>
        </w:rPr>
        <w:t xml:space="preserve"> we have yet to see a surge of papers highlighting AI </w:t>
      </w:r>
      <w:r w:rsidR="00D46CD5">
        <w:rPr>
          <w:lang w:val="en-US"/>
        </w:rPr>
        <w:t xml:space="preserve">as such </w:t>
      </w:r>
      <w:r>
        <w:rPr>
          <w:lang w:val="en-US"/>
        </w:rPr>
        <w:t>in JORS</w:t>
      </w:r>
      <w:r w:rsidR="00E2016B">
        <w:rPr>
          <w:lang w:val="en-US"/>
        </w:rPr>
        <w:t>.</w:t>
      </w:r>
      <w:r>
        <w:rPr>
          <w:lang w:val="en-US"/>
        </w:rPr>
        <w:t xml:space="preserve"> </w:t>
      </w:r>
      <w:r w:rsidR="00D46CD5">
        <w:rPr>
          <w:lang w:val="en-US"/>
        </w:rPr>
        <w:t xml:space="preserve">However, there is a substantial flow of papers dedicated to the application of the </w:t>
      </w:r>
      <w:r w:rsidR="00FC4D61">
        <w:rPr>
          <w:lang w:val="en-US"/>
        </w:rPr>
        <w:t xml:space="preserve">individual </w:t>
      </w:r>
      <w:r w:rsidR="00D46CD5">
        <w:rPr>
          <w:lang w:val="en-US"/>
        </w:rPr>
        <w:t xml:space="preserve">AI techniques; they just don’t mention AI. </w:t>
      </w:r>
      <w:r w:rsidR="002C7F1E">
        <w:rPr>
          <w:lang w:val="en-US"/>
        </w:rPr>
        <w:t>I</w:t>
      </w:r>
      <w:r w:rsidR="001A1732">
        <w:rPr>
          <w:lang w:val="en-US"/>
        </w:rPr>
        <w:t>t seems that</w:t>
      </w:r>
      <w:r w:rsidR="002C7F1E">
        <w:rPr>
          <w:lang w:val="en-US"/>
        </w:rPr>
        <w:t>,</w:t>
      </w:r>
      <w:r w:rsidR="001A1732">
        <w:rPr>
          <w:lang w:val="en-US"/>
        </w:rPr>
        <w:t xml:space="preserve"> </w:t>
      </w:r>
      <w:r w:rsidR="002C7F1E">
        <w:rPr>
          <w:lang w:val="en-US"/>
        </w:rPr>
        <w:t xml:space="preserve">although </w:t>
      </w:r>
      <w:r>
        <w:rPr>
          <w:lang w:val="en-US"/>
        </w:rPr>
        <w:t xml:space="preserve">OR </w:t>
      </w:r>
      <w:r w:rsidR="001A1732">
        <w:rPr>
          <w:lang w:val="en-US"/>
        </w:rPr>
        <w:t>researcher</w:t>
      </w:r>
      <w:r w:rsidR="00C52940">
        <w:rPr>
          <w:lang w:val="en-US"/>
        </w:rPr>
        <w:t xml:space="preserve">s </w:t>
      </w:r>
      <w:r w:rsidR="001A1732">
        <w:rPr>
          <w:lang w:val="en-US"/>
        </w:rPr>
        <w:t xml:space="preserve">are </w:t>
      </w:r>
      <w:r w:rsidR="00793E70">
        <w:rPr>
          <w:lang w:val="en-US"/>
        </w:rPr>
        <w:t xml:space="preserve">continuing to </w:t>
      </w:r>
      <w:r w:rsidR="00BA44ED">
        <w:rPr>
          <w:lang w:val="en-US"/>
        </w:rPr>
        <w:t xml:space="preserve">publish </w:t>
      </w:r>
      <w:r w:rsidR="00793E70">
        <w:rPr>
          <w:lang w:val="en-US"/>
        </w:rPr>
        <w:t>report</w:t>
      </w:r>
      <w:r w:rsidR="00BA44ED">
        <w:rPr>
          <w:lang w:val="en-US"/>
        </w:rPr>
        <w:t>s</w:t>
      </w:r>
      <w:r w:rsidR="00793E70">
        <w:rPr>
          <w:lang w:val="en-US"/>
        </w:rPr>
        <w:t xml:space="preserve"> </w:t>
      </w:r>
      <w:r w:rsidR="00D46CD5">
        <w:rPr>
          <w:lang w:val="en-US"/>
        </w:rPr>
        <w:t xml:space="preserve">about the application of </w:t>
      </w:r>
      <w:r w:rsidR="00807369">
        <w:rPr>
          <w:lang w:val="en-US"/>
        </w:rPr>
        <w:t xml:space="preserve">techniques </w:t>
      </w:r>
      <w:r w:rsidR="00793E70">
        <w:rPr>
          <w:lang w:val="en-US"/>
        </w:rPr>
        <w:t xml:space="preserve">such as expert systems, neural networks, genetic algorithms, </w:t>
      </w:r>
      <w:r w:rsidR="00807369">
        <w:rPr>
          <w:lang w:val="en-US"/>
        </w:rPr>
        <w:t>Bayesian networks, and case-based rea</w:t>
      </w:r>
      <w:r w:rsidR="00D46CD5">
        <w:rPr>
          <w:lang w:val="en-US"/>
        </w:rPr>
        <w:t>soning (examples of narrow AI)</w:t>
      </w:r>
      <w:r w:rsidR="002C7F1E">
        <w:rPr>
          <w:lang w:val="en-US"/>
        </w:rPr>
        <w:t>, they do not feel</w:t>
      </w:r>
      <w:r w:rsidR="00D46CD5">
        <w:rPr>
          <w:lang w:val="en-US"/>
        </w:rPr>
        <w:t xml:space="preserve"> it necessary to relate it </w:t>
      </w:r>
      <w:r w:rsidR="002C7F1E">
        <w:rPr>
          <w:lang w:val="en-US"/>
        </w:rPr>
        <w:t xml:space="preserve">to </w:t>
      </w:r>
      <w:r w:rsidR="00C54D9C">
        <w:rPr>
          <w:lang w:val="en-US"/>
        </w:rPr>
        <w:t>AI.</w:t>
      </w:r>
      <w:r w:rsidR="002C7F1E">
        <w:rPr>
          <w:lang w:val="en-US"/>
        </w:rPr>
        <w:t xml:space="preserve"> The words ‘artificial intelligence’ seem to have lost their potency in the OR community. The survey of JORS papers could be indicating that the UK OR community has yet to be fired up by </w:t>
      </w:r>
      <w:r w:rsidR="00BA44ED">
        <w:rPr>
          <w:lang w:val="en-US"/>
        </w:rPr>
        <w:t>the recent excitement elsewhere.</w:t>
      </w:r>
    </w:p>
    <w:p w14:paraId="18805BC4" w14:textId="77777777" w:rsidR="007A7381" w:rsidRDefault="007A7381" w:rsidP="007A7381">
      <w:pPr>
        <w:rPr>
          <w:lang w:val="en-US"/>
        </w:rPr>
      </w:pPr>
    </w:p>
    <w:p w14:paraId="10820366" w14:textId="7A0AA70D" w:rsidR="000A694C" w:rsidRDefault="00E6199F" w:rsidP="007A7381">
      <w:pPr>
        <w:rPr>
          <w:lang w:val="en-US"/>
        </w:rPr>
      </w:pPr>
      <w:r>
        <w:rPr>
          <w:lang w:val="en-US"/>
        </w:rPr>
        <w:t>To explore the relationship between OR and AI research let us consider</w:t>
      </w:r>
      <w:r w:rsidR="0097477F">
        <w:rPr>
          <w:lang w:val="en-US"/>
        </w:rPr>
        <w:t xml:space="preserve"> </w:t>
      </w:r>
      <w:r w:rsidR="006B0F88">
        <w:rPr>
          <w:lang w:val="en-US"/>
        </w:rPr>
        <w:t>the example</w:t>
      </w:r>
      <w:r w:rsidR="00D527D9">
        <w:rPr>
          <w:lang w:val="en-US"/>
        </w:rPr>
        <w:t xml:space="preserve"> </w:t>
      </w:r>
      <w:r w:rsidR="00C360B6">
        <w:rPr>
          <w:lang w:val="en-US"/>
        </w:rPr>
        <w:t xml:space="preserve">of </w:t>
      </w:r>
      <w:r w:rsidR="0097477F">
        <w:rPr>
          <w:lang w:val="en-US"/>
        </w:rPr>
        <w:t xml:space="preserve">one core OR </w:t>
      </w:r>
      <w:r w:rsidR="00C317FB">
        <w:rPr>
          <w:lang w:val="en-US"/>
        </w:rPr>
        <w:t>topic</w:t>
      </w:r>
      <w:r w:rsidR="0097477F">
        <w:rPr>
          <w:lang w:val="en-US"/>
        </w:rPr>
        <w:t xml:space="preserve">. </w:t>
      </w:r>
      <w:r w:rsidR="00E61A0C">
        <w:rPr>
          <w:lang w:val="en-US"/>
        </w:rPr>
        <w:t xml:space="preserve">For many decades OR researchers have worked on the difficult task of scheduling and other related problems requiring optimization. </w:t>
      </w:r>
      <w:r w:rsidR="0051085C">
        <w:rPr>
          <w:lang w:val="en-US"/>
        </w:rPr>
        <w:t>At the theoretical level</w:t>
      </w:r>
      <w:r w:rsidR="008A08C9">
        <w:rPr>
          <w:lang w:val="en-US"/>
        </w:rPr>
        <w:t>,</w:t>
      </w:r>
      <w:r w:rsidR="00E61A0C">
        <w:rPr>
          <w:lang w:val="en-US"/>
        </w:rPr>
        <w:t xml:space="preserve"> </w:t>
      </w:r>
      <w:r w:rsidR="00DB0EE4">
        <w:rPr>
          <w:lang w:val="en-US"/>
        </w:rPr>
        <w:t xml:space="preserve">the </w:t>
      </w:r>
      <w:r w:rsidR="00E61A0C">
        <w:rPr>
          <w:lang w:val="en-US"/>
        </w:rPr>
        <w:t xml:space="preserve">mathematics involved </w:t>
      </w:r>
      <w:r>
        <w:rPr>
          <w:lang w:val="en-US"/>
        </w:rPr>
        <w:t>can be</w:t>
      </w:r>
      <w:r w:rsidR="000A6F4B">
        <w:rPr>
          <w:lang w:val="en-US"/>
        </w:rPr>
        <w:t xml:space="preserve"> daunting</w:t>
      </w:r>
      <w:r>
        <w:rPr>
          <w:lang w:val="en-US"/>
        </w:rPr>
        <w:t>.</w:t>
      </w:r>
      <w:r w:rsidR="000A6F4B">
        <w:rPr>
          <w:lang w:val="en-US"/>
        </w:rPr>
        <w:t xml:space="preserve"> </w:t>
      </w:r>
      <w:r w:rsidR="002C7F1E">
        <w:rPr>
          <w:lang w:val="en-US"/>
        </w:rPr>
        <w:t>The need</w:t>
      </w:r>
      <w:r w:rsidR="0051085C">
        <w:rPr>
          <w:lang w:val="en-US"/>
        </w:rPr>
        <w:t xml:space="preserve"> for </w:t>
      </w:r>
      <w:r w:rsidR="00C07854">
        <w:rPr>
          <w:lang w:val="en-US"/>
        </w:rPr>
        <w:t xml:space="preserve">practical </w:t>
      </w:r>
      <w:r w:rsidR="0051085C">
        <w:rPr>
          <w:lang w:val="en-US"/>
        </w:rPr>
        <w:t>solutions to what</w:t>
      </w:r>
      <w:r w:rsidR="00296A07">
        <w:rPr>
          <w:lang w:val="en-US"/>
        </w:rPr>
        <w:t xml:space="preserve"> are referred to as NP-hard or</w:t>
      </w:r>
      <w:r w:rsidR="0051085C">
        <w:rPr>
          <w:lang w:val="en-US"/>
        </w:rPr>
        <w:t xml:space="preserve"> NP-complet</w:t>
      </w:r>
      <w:r w:rsidR="00296A07">
        <w:rPr>
          <w:lang w:val="en-US"/>
        </w:rPr>
        <w:t>e</w:t>
      </w:r>
      <w:r w:rsidR="00F24A0A">
        <w:rPr>
          <w:lang w:val="en-US"/>
        </w:rPr>
        <w:t xml:space="preserve"> problems </w:t>
      </w:r>
      <w:r w:rsidR="00C07854">
        <w:rPr>
          <w:lang w:val="en-US"/>
        </w:rPr>
        <w:t xml:space="preserve">is </w:t>
      </w:r>
      <w:r w:rsidR="00C317FB">
        <w:rPr>
          <w:lang w:val="en-US"/>
        </w:rPr>
        <w:t>met in</w:t>
      </w:r>
      <w:r w:rsidR="0051085C">
        <w:rPr>
          <w:lang w:val="en-US"/>
        </w:rPr>
        <w:t xml:space="preserve"> a wide variety of </w:t>
      </w:r>
      <w:r w:rsidR="00F24A0A">
        <w:rPr>
          <w:lang w:val="en-US"/>
        </w:rPr>
        <w:t xml:space="preserve">practical </w:t>
      </w:r>
      <w:r w:rsidR="00C80934">
        <w:rPr>
          <w:lang w:val="en-US"/>
        </w:rPr>
        <w:t xml:space="preserve">problems, </w:t>
      </w:r>
      <w:r w:rsidR="0051085C">
        <w:rPr>
          <w:lang w:val="en-US"/>
        </w:rPr>
        <w:t xml:space="preserve">for instance, travelling salesman, machine shop scheduling, </w:t>
      </w:r>
      <w:r w:rsidR="00300558">
        <w:rPr>
          <w:lang w:val="en-US"/>
        </w:rPr>
        <w:t xml:space="preserve">and non-linear </w:t>
      </w:r>
      <w:r w:rsidR="0051085C">
        <w:rPr>
          <w:lang w:val="en-US"/>
        </w:rPr>
        <w:t xml:space="preserve">mathematical </w:t>
      </w:r>
      <w:r w:rsidR="0051085C">
        <w:rPr>
          <w:lang w:val="en-US"/>
        </w:rPr>
        <w:lastRenderedPageBreak/>
        <w:t>programming</w:t>
      </w:r>
      <w:r w:rsidR="00A043FD">
        <w:rPr>
          <w:lang w:val="en-US"/>
        </w:rPr>
        <w:t xml:space="preserve"> </w:t>
      </w:r>
      <w:r w:rsidR="00C80934">
        <w:rPr>
          <w:lang w:val="en-US"/>
        </w:rPr>
        <w:t>(</w:t>
      </w:r>
      <w:r w:rsidR="00A043FD">
        <w:rPr>
          <w:lang w:val="en-US"/>
        </w:rPr>
        <w:t xml:space="preserve">see for </w:t>
      </w:r>
      <w:r w:rsidR="00552C06">
        <w:rPr>
          <w:lang w:val="en-US"/>
        </w:rPr>
        <w:t>instance,</w:t>
      </w:r>
      <w:r w:rsidR="00FD404D">
        <w:rPr>
          <w:lang w:val="en-US"/>
        </w:rPr>
        <w:t xml:space="preserve"> </w:t>
      </w:r>
      <w:r w:rsidR="001B50F3">
        <w:rPr>
          <w:lang w:val="en-US"/>
        </w:rPr>
        <w:t>Burkard et al, 1998</w:t>
      </w:r>
      <w:r w:rsidR="0097187B">
        <w:rPr>
          <w:lang w:val="en-US"/>
        </w:rPr>
        <w:t>; Chen et al, 1998</w:t>
      </w:r>
      <w:r w:rsidR="0051085C">
        <w:rPr>
          <w:lang w:val="en-US"/>
        </w:rPr>
        <w:t xml:space="preserve">). </w:t>
      </w:r>
      <w:r w:rsidR="00C07854">
        <w:rPr>
          <w:lang w:val="en-US"/>
        </w:rPr>
        <w:t>The</w:t>
      </w:r>
      <w:r w:rsidR="0051085C">
        <w:rPr>
          <w:lang w:val="en-US"/>
        </w:rPr>
        <w:t xml:space="preserve"> computational time taken to solve </w:t>
      </w:r>
      <w:r w:rsidR="00300558">
        <w:rPr>
          <w:lang w:val="en-US"/>
        </w:rPr>
        <w:t>a</w:t>
      </w:r>
      <w:r w:rsidR="00F24A0A">
        <w:rPr>
          <w:lang w:val="en-US"/>
        </w:rPr>
        <w:t>ny</w:t>
      </w:r>
      <w:r w:rsidR="00300558">
        <w:rPr>
          <w:lang w:val="en-US"/>
        </w:rPr>
        <w:t xml:space="preserve"> particular</w:t>
      </w:r>
      <w:r w:rsidR="0051085C">
        <w:rPr>
          <w:lang w:val="en-US"/>
        </w:rPr>
        <w:t xml:space="preserve"> problem may be excessive</w:t>
      </w:r>
      <w:r w:rsidR="00FC4D61">
        <w:rPr>
          <w:lang w:val="en-US"/>
        </w:rPr>
        <w:t>,</w:t>
      </w:r>
      <w:r w:rsidR="0051085C">
        <w:rPr>
          <w:lang w:val="en-US"/>
        </w:rPr>
        <w:t xml:space="preserve"> in which </w:t>
      </w:r>
      <w:r w:rsidR="00300558">
        <w:rPr>
          <w:lang w:val="en-US"/>
        </w:rPr>
        <w:t xml:space="preserve">case, </w:t>
      </w:r>
      <w:r w:rsidR="0051085C">
        <w:rPr>
          <w:lang w:val="en-US"/>
        </w:rPr>
        <w:t xml:space="preserve">OR researchers have developed </w:t>
      </w:r>
      <w:r w:rsidR="00587022">
        <w:rPr>
          <w:lang w:val="en-US"/>
        </w:rPr>
        <w:t xml:space="preserve">a variety of </w:t>
      </w:r>
      <w:r w:rsidR="0051085C">
        <w:rPr>
          <w:lang w:val="en-US"/>
        </w:rPr>
        <w:t xml:space="preserve">heuristic approaches that take into account the nature and context </w:t>
      </w:r>
      <w:r w:rsidR="00300558">
        <w:rPr>
          <w:lang w:val="en-US"/>
        </w:rPr>
        <w:t>of the problem be</w:t>
      </w:r>
      <w:r>
        <w:rPr>
          <w:lang w:val="en-US"/>
        </w:rPr>
        <w:t xml:space="preserve">ing tackled; </w:t>
      </w:r>
      <w:r w:rsidR="00D41D5A">
        <w:rPr>
          <w:lang w:val="en-US"/>
        </w:rPr>
        <w:t xml:space="preserve">they have </w:t>
      </w:r>
      <w:r>
        <w:rPr>
          <w:lang w:val="en-US"/>
        </w:rPr>
        <w:t xml:space="preserve">also </w:t>
      </w:r>
      <w:r w:rsidR="00D41D5A">
        <w:rPr>
          <w:lang w:val="en-US"/>
        </w:rPr>
        <w:t>addressed t</w:t>
      </w:r>
      <w:r w:rsidR="00C41B71">
        <w:rPr>
          <w:lang w:val="en-US"/>
        </w:rPr>
        <w:t xml:space="preserve">he </w:t>
      </w:r>
      <w:r w:rsidR="002C7F1E">
        <w:rPr>
          <w:lang w:val="en-US"/>
        </w:rPr>
        <w:t xml:space="preserve">meta-heuristics </w:t>
      </w:r>
      <w:r w:rsidR="00A57365">
        <w:rPr>
          <w:lang w:val="en-US"/>
        </w:rPr>
        <w:t xml:space="preserve">problem of </w:t>
      </w:r>
      <w:r w:rsidR="002C7F1E">
        <w:rPr>
          <w:lang w:val="en-US"/>
        </w:rPr>
        <w:t xml:space="preserve">deciding </w:t>
      </w:r>
      <w:r w:rsidR="00A57365">
        <w:rPr>
          <w:lang w:val="en-US"/>
        </w:rPr>
        <w:t>which</w:t>
      </w:r>
      <w:r w:rsidR="00C41B71">
        <w:rPr>
          <w:lang w:val="en-US"/>
        </w:rPr>
        <w:t xml:space="preserve"> heuristic </w:t>
      </w:r>
      <w:r w:rsidR="00091F22">
        <w:rPr>
          <w:lang w:val="en-US"/>
        </w:rPr>
        <w:t xml:space="preserve">to </w:t>
      </w:r>
      <w:r w:rsidR="002C7F1E">
        <w:rPr>
          <w:lang w:val="en-US"/>
        </w:rPr>
        <w:t xml:space="preserve">choose </w:t>
      </w:r>
      <w:r w:rsidR="00C41B71">
        <w:rPr>
          <w:lang w:val="en-US"/>
        </w:rPr>
        <w:t xml:space="preserve">(see for instance, Burke et al, </w:t>
      </w:r>
      <w:r w:rsidR="00C41B71" w:rsidRPr="000A40C6">
        <w:rPr>
          <w:color w:val="000000" w:themeColor="text1"/>
          <w:lang w:val="en-US"/>
        </w:rPr>
        <w:t xml:space="preserve">2013; </w:t>
      </w:r>
      <w:proofErr w:type="spellStart"/>
      <w:r w:rsidR="00C41B71" w:rsidRPr="000A40C6">
        <w:rPr>
          <w:rFonts w:eastAsia="Times New Roman"/>
          <w:color w:val="000000" w:themeColor="text1"/>
          <w:spacing w:val="2"/>
          <w:shd w:val="clear" w:color="auto" w:fill="FCFCFC"/>
        </w:rPr>
        <w:t>Gendreau</w:t>
      </w:r>
      <w:proofErr w:type="spellEnd"/>
      <w:r w:rsidR="00C41B71" w:rsidRPr="000A40C6">
        <w:rPr>
          <w:rFonts w:eastAsia="Times New Roman"/>
          <w:color w:val="000000" w:themeColor="text1"/>
          <w:spacing w:val="2"/>
          <w:shd w:val="clear" w:color="auto" w:fill="FCFCFC"/>
        </w:rPr>
        <w:t xml:space="preserve"> and Potvin, 2010</w:t>
      </w:r>
      <w:r w:rsidR="00C41B71" w:rsidRPr="000A40C6">
        <w:rPr>
          <w:color w:val="000000" w:themeColor="text1"/>
          <w:lang w:val="en-US"/>
        </w:rPr>
        <w:t>).</w:t>
      </w:r>
      <w:r w:rsidR="00C41B71">
        <w:rPr>
          <w:color w:val="000000" w:themeColor="text1"/>
          <w:lang w:val="en-US"/>
        </w:rPr>
        <w:t xml:space="preserve"> </w:t>
      </w:r>
      <w:r w:rsidR="00300558">
        <w:rPr>
          <w:lang w:val="en-US"/>
        </w:rPr>
        <w:t>Exactly the same mathematics lies at the centre of AI development</w:t>
      </w:r>
      <w:r w:rsidR="002C7F1E">
        <w:rPr>
          <w:lang w:val="en-US"/>
        </w:rPr>
        <w:t xml:space="preserve"> simply because people (and therefore robots/AI) have to prioritize and schedule as part of their every day activities</w:t>
      </w:r>
      <w:r w:rsidR="00300558">
        <w:rPr>
          <w:lang w:val="en-US"/>
        </w:rPr>
        <w:t xml:space="preserve">. </w:t>
      </w:r>
      <w:r w:rsidR="002326DA">
        <w:rPr>
          <w:lang w:val="en-US"/>
        </w:rPr>
        <w:t>T</w:t>
      </w:r>
      <w:r w:rsidR="00300558">
        <w:rPr>
          <w:lang w:val="en-US"/>
        </w:rPr>
        <w:t xml:space="preserve">he knowledge engineering school would just take each practical </w:t>
      </w:r>
      <w:r w:rsidR="00F24A0A">
        <w:rPr>
          <w:lang w:val="en-US"/>
        </w:rPr>
        <w:t xml:space="preserve">OR </w:t>
      </w:r>
      <w:r w:rsidR="00300558">
        <w:rPr>
          <w:lang w:val="en-US"/>
        </w:rPr>
        <w:t>solution</w:t>
      </w:r>
      <w:r w:rsidR="00C346FA">
        <w:rPr>
          <w:lang w:val="en-US"/>
        </w:rPr>
        <w:t xml:space="preserve"> together with information about the</w:t>
      </w:r>
      <w:r w:rsidR="00300558">
        <w:rPr>
          <w:lang w:val="en-US"/>
        </w:rPr>
        <w:t xml:space="preserve"> context and say: thank you very much, </w:t>
      </w:r>
      <w:r w:rsidR="008200BF">
        <w:rPr>
          <w:lang w:val="en-US"/>
        </w:rPr>
        <w:t>some of th</w:t>
      </w:r>
      <w:r w:rsidR="0012769C">
        <w:rPr>
          <w:lang w:val="en-US"/>
        </w:rPr>
        <w:t xml:space="preserve">is code might be reusable, </w:t>
      </w:r>
      <w:r w:rsidR="00300558">
        <w:rPr>
          <w:lang w:val="en-US"/>
        </w:rPr>
        <w:t xml:space="preserve">we will add it to our </w:t>
      </w:r>
      <w:r w:rsidR="000718BC">
        <w:rPr>
          <w:lang w:val="en-US"/>
        </w:rPr>
        <w:t>stock of knowledge, our library of problem solving methods</w:t>
      </w:r>
      <w:r w:rsidR="00F24A0A">
        <w:rPr>
          <w:lang w:val="en-US"/>
        </w:rPr>
        <w:t xml:space="preserve">, to be used as the need </w:t>
      </w:r>
      <w:r w:rsidR="007B116D">
        <w:rPr>
          <w:lang w:val="en-US"/>
        </w:rPr>
        <w:t>arise</w:t>
      </w:r>
      <w:r w:rsidR="00F24A0A">
        <w:rPr>
          <w:lang w:val="en-US"/>
        </w:rPr>
        <w:t>s</w:t>
      </w:r>
      <w:r w:rsidR="00300558">
        <w:rPr>
          <w:lang w:val="en-US"/>
        </w:rPr>
        <w:t>.</w:t>
      </w:r>
      <w:r w:rsidR="004679B4">
        <w:rPr>
          <w:lang w:val="en-US"/>
        </w:rPr>
        <w:t xml:space="preserve"> On the other hand, t</w:t>
      </w:r>
      <w:r w:rsidR="00300558">
        <w:rPr>
          <w:lang w:val="en-US"/>
        </w:rPr>
        <w:t xml:space="preserve">he machine learning school </w:t>
      </w:r>
      <w:r w:rsidR="00E832AD">
        <w:rPr>
          <w:lang w:val="en-US"/>
        </w:rPr>
        <w:t>would be</w:t>
      </w:r>
      <w:r w:rsidR="004679B4">
        <w:rPr>
          <w:lang w:val="en-US"/>
        </w:rPr>
        <w:t xml:space="preserve"> interested in the way that OR has made the </w:t>
      </w:r>
      <w:r w:rsidR="00F24A0A">
        <w:rPr>
          <w:lang w:val="en-US"/>
        </w:rPr>
        <w:t xml:space="preserve">theoretical </w:t>
      </w:r>
      <w:r w:rsidR="00596D0C">
        <w:rPr>
          <w:lang w:val="en-US"/>
        </w:rPr>
        <w:t xml:space="preserve">mathematical approach </w:t>
      </w:r>
      <w:r w:rsidR="004679B4">
        <w:rPr>
          <w:lang w:val="en-US"/>
        </w:rPr>
        <w:t>practical by the use of heuristics and contextual knowledge</w:t>
      </w:r>
      <w:r w:rsidR="00FF279C">
        <w:rPr>
          <w:lang w:val="en-US"/>
        </w:rPr>
        <w:t>.</w:t>
      </w:r>
      <w:r w:rsidR="00AB7064">
        <w:rPr>
          <w:lang w:val="en-US"/>
        </w:rPr>
        <w:t xml:space="preserve"> </w:t>
      </w:r>
      <w:r w:rsidR="00D83818">
        <w:rPr>
          <w:lang w:val="en-US"/>
        </w:rPr>
        <w:t>For the</w:t>
      </w:r>
      <w:r w:rsidR="004679B4">
        <w:rPr>
          <w:lang w:val="en-US"/>
        </w:rPr>
        <w:t xml:space="preserve"> machine learning</w:t>
      </w:r>
      <w:r w:rsidR="00D83818">
        <w:rPr>
          <w:lang w:val="en-US"/>
        </w:rPr>
        <w:t xml:space="preserve"> school</w:t>
      </w:r>
      <w:r w:rsidR="00F24A0A">
        <w:rPr>
          <w:lang w:val="en-US"/>
        </w:rPr>
        <w:t>,</w:t>
      </w:r>
      <w:r w:rsidR="004679B4">
        <w:rPr>
          <w:lang w:val="en-US"/>
        </w:rPr>
        <w:t xml:space="preserve"> if rapid progress is to </w:t>
      </w:r>
      <w:r w:rsidR="001E2678">
        <w:rPr>
          <w:lang w:val="en-US"/>
        </w:rPr>
        <w:t xml:space="preserve">be </w:t>
      </w:r>
      <w:r w:rsidR="004679B4">
        <w:rPr>
          <w:lang w:val="en-US"/>
        </w:rPr>
        <w:t>made to</w:t>
      </w:r>
      <w:r w:rsidR="00C346FA">
        <w:rPr>
          <w:lang w:val="en-US"/>
        </w:rPr>
        <w:t>wards</w:t>
      </w:r>
      <w:r w:rsidR="004679B4">
        <w:rPr>
          <w:lang w:val="en-US"/>
        </w:rPr>
        <w:t xml:space="preserve"> the goal of </w:t>
      </w:r>
      <w:r w:rsidR="00AA2812">
        <w:rPr>
          <w:lang w:val="en-US"/>
        </w:rPr>
        <w:t>AGI</w:t>
      </w:r>
      <w:r w:rsidR="004679B4">
        <w:rPr>
          <w:lang w:val="en-US"/>
        </w:rPr>
        <w:t xml:space="preserve"> or strong AI</w:t>
      </w:r>
      <w:r w:rsidR="00F24A0A">
        <w:rPr>
          <w:lang w:val="en-US"/>
        </w:rPr>
        <w:t xml:space="preserve">, the </w:t>
      </w:r>
      <w:r w:rsidR="00596D0C">
        <w:rPr>
          <w:lang w:val="en-US"/>
        </w:rPr>
        <w:t xml:space="preserve">pragmatic </w:t>
      </w:r>
      <w:r w:rsidR="00F24A0A">
        <w:rPr>
          <w:lang w:val="en-US"/>
        </w:rPr>
        <w:t xml:space="preserve">trade-off between </w:t>
      </w:r>
      <w:r w:rsidR="00105C84">
        <w:rPr>
          <w:lang w:val="en-US"/>
        </w:rPr>
        <w:t>general appl</w:t>
      </w:r>
      <w:r w:rsidR="00F6301F">
        <w:rPr>
          <w:lang w:val="en-US"/>
        </w:rPr>
        <w:t>icability</w:t>
      </w:r>
      <w:r w:rsidR="00F24A0A">
        <w:rPr>
          <w:lang w:val="en-US"/>
        </w:rPr>
        <w:t xml:space="preserve">, accuracy, and computational efficiency </w:t>
      </w:r>
      <w:r w:rsidR="00D83818">
        <w:rPr>
          <w:lang w:val="en-US"/>
        </w:rPr>
        <w:t xml:space="preserve">of an algorithm </w:t>
      </w:r>
      <w:r w:rsidR="00F24A0A">
        <w:rPr>
          <w:lang w:val="en-US"/>
        </w:rPr>
        <w:t>is crucial</w:t>
      </w:r>
      <w:r w:rsidR="004679B4">
        <w:rPr>
          <w:lang w:val="en-US"/>
        </w:rPr>
        <w:t>.</w:t>
      </w:r>
      <w:r w:rsidR="0078658A">
        <w:rPr>
          <w:lang w:val="en-US"/>
        </w:rPr>
        <w:t xml:space="preserve"> </w:t>
      </w:r>
    </w:p>
    <w:p w14:paraId="4BF08F37" w14:textId="77777777" w:rsidR="000A694C" w:rsidRDefault="000A694C" w:rsidP="007A7381">
      <w:pPr>
        <w:rPr>
          <w:lang w:val="en-US"/>
        </w:rPr>
      </w:pPr>
    </w:p>
    <w:p w14:paraId="4FED471F" w14:textId="72B2314A" w:rsidR="00131D6E" w:rsidRDefault="00D41F5E" w:rsidP="007A7381">
      <w:pPr>
        <w:rPr>
          <w:lang w:val="en-US"/>
        </w:rPr>
      </w:pPr>
      <w:r>
        <w:rPr>
          <w:lang w:val="en-US"/>
        </w:rPr>
        <w:t xml:space="preserve">AI development is inherently multidisciplinary. Christian and Griffiths </w:t>
      </w:r>
      <w:r w:rsidR="00B96642">
        <w:rPr>
          <w:lang w:val="en-US"/>
        </w:rPr>
        <w:t>(</w:t>
      </w:r>
      <w:r w:rsidR="00AF1360">
        <w:rPr>
          <w:lang w:val="en-US"/>
        </w:rPr>
        <w:t xml:space="preserve">2016) </w:t>
      </w:r>
      <w:r>
        <w:rPr>
          <w:lang w:val="en-US"/>
        </w:rPr>
        <w:t xml:space="preserve">observe that ‘Today, algorithm design draws not only on computer science, math, and engineering but on </w:t>
      </w:r>
      <w:proofErr w:type="spellStart"/>
      <w:r>
        <w:rPr>
          <w:lang w:val="en-US"/>
        </w:rPr>
        <w:t>kindrid</w:t>
      </w:r>
      <w:proofErr w:type="spellEnd"/>
      <w:r>
        <w:rPr>
          <w:lang w:val="en-US"/>
        </w:rPr>
        <w:t xml:space="preserve"> fields like statistics and operations research. </w:t>
      </w:r>
      <w:r w:rsidR="00A2720B">
        <w:rPr>
          <w:lang w:val="en-US"/>
        </w:rPr>
        <w:t xml:space="preserve">… </w:t>
      </w:r>
      <w:r w:rsidR="004179A4">
        <w:rPr>
          <w:lang w:val="en-US"/>
        </w:rPr>
        <w:t>we also need to look to cognitive science, p</w:t>
      </w:r>
      <w:r w:rsidR="00AF1360">
        <w:rPr>
          <w:lang w:val="en-US"/>
        </w:rPr>
        <w:t>sychology, economics and beyond</w:t>
      </w:r>
      <w:r w:rsidR="004179A4">
        <w:rPr>
          <w:lang w:val="en-US"/>
        </w:rPr>
        <w:t>’</w:t>
      </w:r>
      <w:r w:rsidR="00AF1360">
        <w:rPr>
          <w:lang w:val="en-US"/>
        </w:rPr>
        <w:t xml:space="preserve"> (p. 6).</w:t>
      </w:r>
      <w:r>
        <w:rPr>
          <w:lang w:val="en-US"/>
        </w:rPr>
        <w:t xml:space="preserve"> </w:t>
      </w:r>
      <w:r w:rsidR="002326DA">
        <w:rPr>
          <w:lang w:val="en-US"/>
        </w:rPr>
        <w:t>At this time there are almost limitless opportunities to get involved in AI related research and there will be funding available from many sources (</w:t>
      </w:r>
      <w:r w:rsidR="002451B6">
        <w:rPr>
          <w:lang w:val="en-US"/>
        </w:rPr>
        <w:t xml:space="preserve">for the UK see, </w:t>
      </w:r>
      <w:r w:rsidR="002326DA">
        <w:rPr>
          <w:lang w:val="en-US"/>
        </w:rPr>
        <w:t xml:space="preserve">House of Lords Select Committee on </w:t>
      </w:r>
      <w:r w:rsidR="00A9575E">
        <w:rPr>
          <w:lang w:val="en-US"/>
        </w:rPr>
        <w:t>Artificial Intelligence, 2018).</w:t>
      </w:r>
      <w:r w:rsidR="00033A50">
        <w:rPr>
          <w:lang w:val="en-US"/>
        </w:rPr>
        <w:t xml:space="preserve"> </w:t>
      </w:r>
      <w:r w:rsidR="00FF279C">
        <w:rPr>
          <w:lang w:val="en-US"/>
        </w:rPr>
        <w:t xml:space="preserve">OR </w:t>
      </w:r>
      <w:r w:rsidR="00033A50">
        <w:rPr>
          <w:lang w:val="en-US"/>
        </w:rPr>
        <w:t>academics, consultancies and software providers all have opportunities to contribute</w:t>
      </w:r>
      <w:r w:rsidR="00D33C9A">
        <w:rPr>
          <w:lang w:val="en-US"/>
        </w:rPr>
        <w:t xml:space="preserve"> </w:t>
      </w:r>
      <w:r w:rsidR="00033A50">
        <w:rPr>
          <w:lang w:val="en-US"/>
        </w:rPr>
        <w:t xml:space="preserve">to </w:t>
      </w:r>
      <w:r w:rsidR="000A694C">
        <w:rPr>
          <w:lang w:val="en-US"/>
        </w:rPr>
        <w:t>the</w:t>
      </w:r>
      <w:r w:rsidR="00033A50">
        <w:rPr>
          <w:lang w:val="en-US"/>
        </w:rPr>
        <w:t xml:space="preserve"> AI related development </w:t>
      </w:r>
      <w:r w:rsidR="000A694C">
        <w:rPr>
          <w:lang w:val="en-US"/>
        </w:rPr>
        <w:t>programmes</w:t>
      </w:r>
      <w:r w:rsidR="00596D0C">
        <w:rPr>
          <w:lang w:val="en-US"/>
        </w:rPr>
        <w:t>; t</w:t>
      </w:r>
      <w:r w:rsidR="00033A50">
        <w:rPr>
          <w:lang w:val="en-US"/>
        </w:rPr>
        <w:t xml:space="preserve">hey have the skills </w:t>
      </w:r>
      <w:r w:rsidR="0078389C">
        <w:rPr>
          <w:lang w:val="en-US"/>
        </w:rPr>
        <w:t xml:space="preserve">and experience </w:t>
      </w:r>
      <w:r w:rsidR="00CC5F01">
        <w:rPr>
          <w:lang w:val="en-US"/>
        </w:rPr>
        <w:t>that are</w:t>
      </w:r>
      <w:r w:rsidR="0078389C">
        <w:rPr>
          <w:lang w:val="en-US"/>
        </w:rPr>
        <w:t xml:space="preserve"> widely</w:t>
      </w:r>
      <w:r w:rsidR="00033A50">
        <w:rPr>
          <w:lang w:val="en-US"/>
        </w:rPr>
        <w:t xml:space="preserve"> recognized as being in short supply. Of course, it works both ways; people with STEM education and experience </w:t>
      </w:r>
      <w:r w:rsidR="00866C67">
        <w:rPr>
          <w:lang w:val="en-US"/>
        </w:rPr>
        <w:t xml:space="preserve">of problem solving and decision-making processes </w:t>
      </w:r>
      <w:r w:rsidR="00033A50">
        <w:rPr>
          <w:lang w:val="en-US"/>
        </w:rPr>
        <w:t xml:space="preserve">will be in great demand </w:t>
      </w:r>
      <w:r w:rsidR="00E6199F">
        <w:rPr>
          <w:lang w:val="en-US"/>
        </w:rPr>
        <w:t>and</w:t>
      </w:r>
      <w:r w:rsidR="00033A50">
        <w:rPr>
          <w:lang w:val="en-US"/>
        </w:rPr>
        <w:t xml:space="preserve"> may be attracted b</w:t>
      </w:r>
      <w:r w:rsidR="00866C67">
        <w:rPr>
          <w:lang w:val="en-US"/>
        </w:rPr>
        <w:t xml:space="preserve">y the </w:t>
      </w:r>
      <w:r w:rsidR="00502209">
        <w:rPr>
          <w:lang w:val="en-US"/>
        </w:rPr>
        <w:t>prospect</w:t>
      </w:r>
      <w:r w:rsidR="00866C67">
        <w:rPr>
          <w:lang w:val="en-US"/>
        </w:rPr>
        <w:t xml:space="preserve"> of</w:t>
      </w:r>
      <w:r w:rsidR="00033A50">
        <w:rPr>
          <w:lang w:val="en-US"/>
        </w:rPr>
        <w:t xml:space="preserve"> employment</w:t>
      </w:r>
      <w:r w:rsidR="00866C67">
        <w:rPr>
          <w:lang w:val="en-US"/>
        </w:rPr>
        <w:t xml:space="preserve"> in </w:t>
      </w:r>
      <w:r w:rsidR="005E1B98">
        <w:rPr>
          <w:lang w:val="en-US"/>
        </w:rPr>
        <w:t xml:space="preserve">the </w:t>
      </w:r>
      <w:r w:rsidR="00866C67">
        <w:rPr>
          <w:lang w:val="en-US"/>
        </w:rPr>
        <w:t>knowledge engineering and computer science</w:t>
      </w:r>
      <w:r w:rsidR="00CC5F01">
        <w:rPr>
          <w:lang w:val="en-US"/>
        </w:rPr>
        <w:t xml:space="preserve"> </w:t>
      </w:r>
      <w:r w:rsidR="005E1B98">
        <w:rPr>
          <w:lang w:val="en-US"/>
        </w:rPr>
        <w:t xml:space="preserve">sectors </w:t>
      </w:r>
      <w:r w:rsidR="00CC5F01">
        <w:rPr>
          <w:lang w:val="en-US"/>
        </w:rPr>
        <w:t>rather than OR</w:t>
      </w:r>
      <w:r w:rsidR="00033A50">
        <w:rPr>
          <w:lang w:val="en-US"/>
        </w:rPr>
        <w:t>.</w:t>
      </w:r>
      <w:r w:rsidR="0078389C">
        <w:rPr>
          <w:lang w:val="en-US"/>
        </w:rPr>
        <w:t xml:space="preserve"> </w:t>
      </w:r>
      <w:r w:rsidR="005E1B98">
        <w:rPr>
          <w:lang w:val="en-US"/>
        </w:rPr>
        <w:t>To combat this</w:t>
      </w:r>
      <w:r w:rsidR="00502209">
        <w:rPr>
          <w:lang w:val="en-US"/>
        </w:rPr>
        <w:t>,</w:t>
      </w:r>
      <w:r w:rsidR="005E1B98">
        <w:rPr>
          <w:lang w:val="en-US"/>
        </w:rPr>
        <w:t xml:space="preserve"> w</w:t>
      </w:r>
      <w:r w:rsidR="0078389C">
        <w:rPr>
          <w:lang w:val="en-US"/>
        </w:rPr>
        <w:t xml:space="preserve">e have to </w:t>
      </w:r>
      <w:r w:rsidR="00F24A0A">
        <w:rPr>
          <w:lang w:val="en-US"/>
        </w:rPr>
        <w:t>make OR’</w:t>
      </w:r>
      <w:r w:rsidR="000A694C">
        <w:rPr>
          <w:lang w:val="en-US"/>
        </w:rPr>
        <w:t>s AI</w:t>
      </w:r>
      <w:r w:rsidR="005E1B98">
        <w:rPr>
          <w:lang w:val="en-US"/>
        </w:rPr>
        <w:t xml:space="preserve"> credentials transparent and</w:t>
      </w:r>
      <w:r w:rsidR="00F24A0A">
        <w:rPr>
          <w:lang w:val="en-US"/>
        </w:rPr>
        <w:t xml:space="preserve"> attractive.</w:t>
      </w:r>
    </w:p>
    <w:p w14:paraId="419EC2F1" w14:textId="77777777" w:rsidR="007A7381" w:rsidRDefault="007A7381" w:rsidP="007A7381">
      <w:pPr>
        <w:rPr>
          <w:lang w:val="en-US"/>
        </w:rPr>
      </w:pPr>
    </w:p>
    <w:p w14:paraId="02A977FD" w14:textId="4228C2BE" w:rsidR="007A7381" w:rsidRPr="00131D6E" w:rsidRDefault="00131D6E" w:rsidP="007A7381">
      <w:pPr>
        <w:rPr>
          <w:i/>
          <w:lang w:val="en-US"/>
        </w:rPr>
      </w:pPr>
      <w:r w:rsidRPr="00131D6E">
        <w:rPr>
          <w:rFonts w:eastAsia="Times New Roman"/>
          <w:i/>
          <w:color w:val="000000" w:themeColor="text1"/>
        </w:rPr>
        <w:t>Opportunities arising from the advance in AI capabilities</w:t>
      </w:r>
    </w:p>
    <w:p w14:paraId="3A6CCF9F" w14:textId="77777777" w:rsidR="007A7381" w:rsidRDefault="007A7381" w:rsidP="007A7381">
      <w:pPr>
        <w:rPr>
          <w:lang w:val="en-US"/>
        </w:rPr>
      </w:pPr>
    </w:p>
    <w:p w14:paraId="6C1EAA92" w14:textId="290431C1" w:rsidR="00B6142A" w:rsidRDefault="00596D0C" w:rsidP="00B6142A">
      <w:pPr>
        <w:rPr>
          <w:lang w:val="en-US"/>
        </w:rPr>
      </w:pPr>
      <w:r>
        <w:rPr>
          <w:lang w:val="en-US"/>
        </w:rPr>
        <w:t xml:space="preserve">We can anticipate that </w:t>
      </w:r>
      <w:r w:rsidR="00B6142A">
        <w:rPr>
          <w:lang w:val="en-US"/>
        </w:rPr>
        <w:t xml:space="preserve">AI </w:t>
      </w:r>
      <w:r>
        <w:rPr>
          <w:lang w:val="en-US"/>
        </w:rPr>
        <w:t>will give</w:t>
      </w:r>
      <w:r w:rsidR="00B6142A">
        <w:rPr>
          <w:lang w:val="en-US"/>
        </w:rPr>
        <w:t xml:space="preserve"> rise to thr</w:t>
      </w:r>
      <w:r>
        <w:rPr>
          <w:lang w:val="en-US"/>
        </w:rPr>
        <w:t>ee opportunities for OR practitioners</w:t>
      </w:r>
      <w:r w:rsidR="00B6142A">
        <w:rPr>
          <w:lang w:val="en-US"/>
        </w:rPr>
        <w:t>:</w:t>
      </w:r>
      <w:r>
        <w:rPr>
          <w:lang w:val="en-US"/>
        </w:rPr>
        <w:t xml:space="preserve"> they will be able to:</w:t>
      </w:r>
    </w:p>
    <w:p w14:paraId="6F828305" w14:textId="77777777" w:rsidR="00B6142A" w:rsidRDefault="00B6142A" w:rsidP="00B6142A">
      <w:pPr>
        <w:rPr>
          <w:lang w:val="en-US"/>
        </w:rPr>
      </w:pPr>
    </w:p>
    <w:p w14:paraId="7CE94AE0" w14:textId="5F428AB1" w:rsidR="00B6142A" w:rsidRPr="00C1708E" w:rsidRDefault="00596D0C" w:rsidP="00B6142A">
      <w:pPr>
        <w:pStyle w:val="ListParagraph"/>
        <w:numPr>
          <w:ilvl w:val="0"/>
          <w:numId w:val="7"/>
        </w:numPr>
        <w:rPr>
          <w:rFonts w:ascii="Times New Roman" w:hAnsi="Times New Roman" w:cs="Times New Roman"/>
          <w:lang w:val="en-US"/>
        </w:rPr>
      </w:pPr>
      <w:r>
        <w:rPr>
          <w:rFonts w:ascii="Times New Roman" w:hAnsi="Times New Roman" w:cs="Times New Roman"/>
          <w:lang w:val="en-US"/>
        </w:rPr>
        <w:t>Make</w:t>
      </w:r>
      <w:r w:rsidR="00B6142A" w:rsidRPr="00C1708E">
        <w:rPr>
          <w:rFonts w:ascii="Times New Roman" w:hAnsi="Times New Roman" w:cs="Times New Roman"/>
          <w:lang w:val="en-US"/>
        </w:rPr>
        <w:t xml:space="preserve"> use of tools emerging from AI research in OR practice</w:t>
      </w:r>
      <w:r w:rsidR="00B6142A">
        <w:rPr>
          <w:rFonts w:ascii="Times New Roman" w:hAnsi="Times New Roman" w:cs="Times New Roman"/>
          <w:lang w:val="en-US"/>
        </w:rPr>
        <w:t>. P</w:t>
      </w:r>
      <w:r>
        <w:rPr>
          <w:rFonts w:ascii="Times New Roman" w:hAnsi="Times New Roman" w:cs="Times New Roman"/>
          <w:lang w:val="en-US"/>
        </w:rPr>
        <w:t xml:space="preserve">ractitioners can </w:t>
      </w:r>
      <w:r w:rsidR="00B6142A" w:rsidRPr="00C1708E">
        <w:rPr>
          <w:rFonts w:ascii="Times New Roman" w:hAnsi="Times New Roman" w:cs="Times New Roman"/>
          <w:lang w:val="en-US"/>
        </w:rPr>
        <w:t xml:space="preserve">deploy such tools as they become available and are shown to be technically and economically effective. Whether this will create new demand for OR services or simply replace existing techniques is a moot point. </w:t>
      </w:r>
    </w:p>
    <w:p w14:paraId="1CEA8184" w14:textId="36D0D66D" w:rsidR="00B6142A" w:rsidRPr="00BD1F55" w:rsidRDefault="00B6142A" w:rsidP="00B6142A">
      <w:pPr>
        <w:pStyle w:val="ListParagraph"/>
        <w:numPr>
          <w:ilvl w:val="0"/>
          <w:numId w:val="7"/>
        </w:numPr>
        <w:rPr>
          <w:rFonts w:ascii="Times New Roman" w:hAnsi="Times New Roman" w:cs="Times New Roman"/>
          <w:lang w:val="en-US"/>
        </w:rPr>
      </w:pPr>
      <w:r>
        <w:rPr>
          <w:rFonts w:ascii="Times New Roman" w:hAnsi="Times New Roman" w:cs="Times New Roman"/>
          <w:lang w:val="en-US"/>
        </w:rPr>
        <w:t>H</w:t>
      </w:r>
      <w:r w:rsidR="00596D0C">
        <w:rPr>
          <w:rFonts w:ascii="Times New Roman" w:hAnsi="Times New Roman" w:cs="Times New Roman"/>
          <w:lang w:val="en-US"/>
        </w:rPr>
        <w:t>elp</w:t>
      </w:r>
      <w:r w:rsidRPr="00C1708E">
        <w:rPr>
          <w:rFonts w:ascii="Times New Roman" w:hAnsi="Times New Roman" w:cs="Times New Roman"/>
          <w:lang w:val="en-US"/>
        </w:rPr>
        <w:t xml:space="preserve"> clients address the threats and opportunities </w:t>
      </w:r>
      <w:r>
        <w:rPr>
          <w:rFonts w:ascii="Times New Roman" w:hAnsi="Times New Roman" w:cs="Times New Roman"/>
          <w:lang w:val="en-US"/>
        </w:rPr>
        <w:t>of AI</w:t>
      </w:r>
      <w:r w:rsidRPr="00C1708E">
        <w:rPr>
          <w:rFonts w:ascii="Times New Roman" w:hAnsi="Times New Roman" w:cs="Times New Roman"/>
          <w:lang w:val="en-US"/>
        </w:rPr>
        <w:t xml:space="preserve">. </w:t>
      </w:r>
      <w:r w:rsidR="009B18CD">
        <w:rPr>
          <w:rFonts w:ascii="Times New Roman" w:hAnsi="Times New Roman" w:cs="Times New Roman"/>
          <w:lang w:val="en-US"/>
        </w:rPr>
        <w:t>OR has a</w:t>
      </w:r>
      <w:r w:rsidRPr="00C1708E">
        <w:rPr>
          <w:rFonts w:ascii="Times New Roman" w:hAnsi="Times New Roman" w:cs="Times New Roman"/>
          <w:lang w:val="en-US"/>
        </w:rPr>
        <w:t xml:space="preserve"> history of helping clients adapt to new technologies from radar and sonar during WW2 to personal computers, call centres, and supply chain logistics, more recently. </w:t>
      </w:r>
    </w:p>
    <w:p w14:paraId="6B776E75" w14:textId="45F6FE74" w:rsidR="00B6142A" w:rsidRPr="00C1708E" w:rsidRDefault="00596D0C" w:rsidP="00B6142A">
      <w:pPr>
        <w:pStyle w:val="ListParagraph"/>
        <w:numPr>
          <w:ilvl w:val="0"/>
          <w:numId w:val="7"/>
        </w:numPr>
        <w:rPr>
          <w:rFonts w:ascii="Times New Roman" w:hAnsi="Times New Roman" w:cs="Times New Roman"/>
          <w:lang w:val="en-US"/>
        </w:rPr>
      </w:pPr>
      <w:r>
        <w:rPr>
          <w:rFonts w:ascii="Times New Roman" w:hAnsi="Times New Roman" w:cs="Times New Roman"/>
          <w:lang w:val="en-US"/>
        </w:rPr>
        <w:t>Provide</w:t>
      </w:r>
      <w:r w:rsidR="00B6142A" w:rsidRPr="00BD1F55">
        <w:rPr>
          <w:rFonts w:ascii="Times New Roman" w:hAnsi="Times New Roman" w:cs="Times New Roman"/>
          <w:lang w:val="en-US"/>
        </w:rPr>
        <w:t xml:space="preserve"> algorithm development and maintenance to be used in the knowledge engineering approach. </w:t>
      </w:r>
      <w:r w:rsidR="00B6142A" w:rsidRPr="00BD1F55">
        <w:rPr>
          <w:rFonts w:ascii="Times New Roman" w:eastAsia="Times New Roman" w:hAnsi="Times New Roman" w:cs="Times New Roman"/>
          <w:color w:val="000000" w:themeColor="text1"/>
        </w:rPr>
        <w:t xml:space="preserve">The great majority of OR modelling can be seen as contributing to the knowledge engineering vision of strong AI. If the knowledge engineering approach becomes dominant, the skills of OR could be in </w:t>
      </w:r>
      <w:r>
        <w:rPr>
          <w:rFonts w:ascii="Times New Roman" w:eastAsia="Times New Roman" w:hAnsi="Times New Roman" w:cs="Times New Roman"/>
          <w:color w:val="000000" w:themeColor="text1"/>
        </w:rPr>
        <w:t>great demand for a</w:t>
      </w:r>
      <w:r w:rsidR="00B6142A" w:rsidRPr="00BD1F55">
        <w:rPr>
          <w:rFonts w:ascii="Times New Roman" w:eastAsia="Times New Roman" w:hAnsi="Times New Roman" w:cs="Times New Roman"/>
          <w:color w:val="000000" w:themeColor="text1"/>
        </w:rPr>
        <w:t xml:space="preserve"> </w:t>
      </w:r>
      <w:r w:rsidR="002326DA">
        <w:rPr>
          <w:rFonts w:ascii="Times New Roman" w:eastAsia="Times New Roman" w:hAnsi="Times New Roman" w:cs="Times New Roman"/>
          <w:color w:val="000000" w:themeColor="text1"/>
        </w:rPr>
        <w:t xml:space="preserve">good long </w:t>
      </w:r>
      <w:r w:rsidR="00B6142A" w:rsidRPr="00BD1F55">
        <w:rPr>
          <w:rFonts w:ascii="Times New Roman" w:eastAsia="Times New Roman" w:hAnsi="Times New Roman" w:cs="Times New Roman"/>
          <w:color w:val="000000" w:themeColor="text1"/>
        </w:rPr>
        <w:t>time.</w:t>
      </w:r>
    </w:p>
    <w:p w14:paraId="48E3F444" w14:textId="77777777" w:rsidR="00B6142A" w:rsidRDefault="00B6142A" w:rsidP="007A7381">
      <w:pPr>
        <w:rPr>
          <w:lang w:val="en-US"/>
        </w:rPr>
      </w:pPr>
    </w:p>
    <w:p w14:paraId="3D86255C" w14:textId="4AEF3B2E" w:rsidR="00B6142A" w:rsidRDefault="00C56F02" w:rsidP="007A7381">
      <w:pPr>
        <w:rPr>
          <w:lang w:val="en-US"/>
        </w:rPr>
      </w:pPr>
      <w:r>
        <w:rPr>
          <w:lang w:val="en-US"/>
        </w:rPr>
        <w:t>T</w:t>
      </w:r>
      <w:r w:rsidR="00671F31">
        <w:rPr>
          <w:lang w:val="en-US"/>
        </w:rPr>
        <w:t xml:space="preserve">he </w:t>
      </w:r>
      <w:r w:rsidR="00596D0C">
        <w:rPr>
          <w:lang w:val="en-US"/>
        </w:rPr>
        <w:t>general experience of</w:t>
      </w:r>
      <w:r w:rsidR="00671F31">
        <w:rPr>
          <w:lang w:val="en-US"/>
        </w:rPr>
        <w:t xml:space="preserve"> technic</w:t>
      </w:r>
      <w:r w:rsidR="008969E5">
        <w:rPr>
          <w:lang w:val="en-US"/>
        </w:rPr>
        <w:t>al change</w:t>
      </w:r>
      <w:r w:rsidR="00B103A7">
        <w:rPr>
          <w:lang w:val="en-US"/>
        </w:rPr>
        <w:t>s</w:t>
      </w:r>
      <w:r w:rsidR="008969E5">
        <w:rPr>
          <w:lang w:val="en-US"/>
        </w:rPr>
        <w:t xml:space="preserve"> </w:t>
      </w:r>
      <w:r w:rsidR="00596D0C">
        <w:rPr>
          <w:lang w:val="en-US"/>
        </w:rPr>
        <w:t>in the past has been</w:t>
      </w:r>
      <w:r w:rsidR="00B103A7">
        <w:rPr>
          <w:lang w:val="en-US"/>
        </w:rPr>
        <w:t xml:space="preserve"> that innovation</w:t>
      </w:r>
      <w:r w:rsidR="00B8443F">
        <w:rPr>
          <w:lang w:val="en-US"/>
        </w:rPr>
        <w:t>,</w:t>
      </w:r>
      <w:r w:rsidR="00B103A7">
        <w:rPr>
          <w:lang w:val="en-US"/>
        </w:rPr>
        <w:t xml:space="preserve"> </w:t>
      </w:r>
      <w:r w:rsidR="00B8443F">
        <w:rPr>
          <w:lang w:val="en-US"/>
        </w:rPr>
        <w:t xml:space="preserve">as well as displacing jobs, </w:t>
      </w:r>
      <w:r w:rsidR="00B103A7">
        <w:rPr>
          <w:lang w:val="en-US"/>
        </w:rPr>
        <w:t>generates</w:t>
      </w:r>
      <w:r w:rsidR="00671F31">
        <w:rPr>
          <w:lang w:val="en-US"/>
        </w:rPr>
        <w:t xml:space="preserve"> new </w:t>
      </w:r>
      <w:r w:rsidR="00B103A7">
        <w:rPr>
          <w:lang w:val="en-US"/>
        </w:rPr>
        <w:t>opportunities</w:t>
      </w:r>
      <w:r>
        <w:rPr>
          <w:lang w:val="en-US"/>
        </w:rPr>
        <w:t xml:space="preserve"> in the economy as a whole</w:t>
      </w:r>
      <w:r w:rsidR="00671F31">
        <w:rPr>
          <w:lang w:val="en-US"/>
        </w:rPr>
        <w:t xml:space="preserve">. </w:t>
      </w:r>
      <w:r w:rsidR="00231CFC">
        <w:rPr>
          <w:lang w:val="en-US"/>
        </w:rPr>
        <w:t>However,</w:t>
      </w:r>
      <w:r w:rsidR="00D75441">
        <w:rPr>
          <w:lang w:val="en-US"/>
        </w:rPr>
        <w:t xml:space="preserve"> </w:t>
      </w:r>
      <w:r>
        <w:rPr>
          <w:lang w:val="en-US"/>
        </w:rPr>
        <w:t xml:space="preserve">the effect </w:t>
      </w:r>
      <w:r>
        <w:rPr>
          <w:lang w:val="en-US"/>
        </w:rPr>
        <w:lastRenderedPageBreak/>
        <w:t xml:space="preserve">is not evenly </w:t>
      </w:r>
      <w:r w:rsidR="009B18CD">
        <w:rPr>
          <w:lang w:val="en-US"/>
        </w:rPr>
        <w:t xml:space="preserve">spread, </w:t>
      </w:r>
      <w:r>
        <w:rPr>
          <w:lang w:val="en-US"/>
        </w:rPr>
        <w:t xml:space="preserve">some </w:t>
      </w:r>
      <w:r w:rsidR="00EC4BE3">
        <w:rPr>
          <w:lang w:val="en-US"/>
        </w:rPr>
        <w:t>categories</w:t>
      </w:r>
      <w:r>
        <w:rPr>
          <w:lang w:val="en-US"/>
        </w:rPr>
        <w:t xml:space="preserve"> of jobs will be lost while </w:t>
      </w:r>
      <w:r w:rsidR="00EC4BE3">
        <w:rPr>
          <w:lang w:val="en-US"/>
        </w:rPr>
        <w:t>others are</w:t>
      </w:r>
      <w:r w:rsidR="009B18CD">
        <w:rPr>
          <w:lang w:val="en-US"/>
        </w:rPr>
        <w:t xml:space="preserve"> created elsewhere.</w:t>
      </w:r>
      <w:r>
        <w:rPr>
          <w:lang w:val="en-US"/>
        </w:rPr>
        <w:t xml:space="preserve"> </w:t>
      </w:r>
      <w:r w:rsidR="009B18CD">
        <w:rPr>
          <w:lang w:val="en-US"/>
        </w:rPr>
        <w:t>T</w:t>
      </w:r>
      <w:r w:rsidR="00D75441">
        <w:rPr>
          <w:lang w:val="en-US"/>
        </w:rPr>
        <w:t xml:space="preserve">his has been the </w:t>
      </w:r>
      <w:r w:rsidR="005D517D">
        <w:rPr>
          <w:lang w:val="en-US"/>
        </w:rPr>
        <w:t>experience of OR</w:t>
      </w:r>
      <w:r w:rsidR="008969E5">
        <w:rPr>
          <w:lang w:val="en-US"/>
        </w:rPr>
        <w:t xml:space="preserve"> </w:t>
      </w:r>
      <w:r w:rsidR="00D75441">
        <w:rPr>
          <w:lang w:val="en-US"/>
        </w:rPr>
        <w:t>over the last 30 years or so. In the early years of computerization</w:t>
      </w:r>
      <w:r w:rsidR="0020575E">
        <w:rPr>
          <w:lang w:val="en-US"/>
        </w:rPr>
        <w:t>,</w:t>
      </w:r>
      <w:r w:rsidR="00D75441">
        <w:rPr>
          <w:lang w:val="en-US"/>
        </w:rPr>
        <w:t xml:space="preserve"> </w:t>
      </w:r>
      <w:r w:rsidR="00E95E64">
        <w:rPr>
          <w:lang w:val="en-US"/>
        </w:rPr>
        <w:t xml:space="preserve">the demand for OR </w:t>
      </w:r>
      <w:r w:rsidR="004F1F59">
        <w:rPr>
          <w:lang w:val="en-US"/>
        </w:rPr>
        <w:t>grew</w:t>
      </w:r>
      <w:r w:rsidR="003114DE">
        <w:rPr>
          <w:lang w:val="en-US"/>
        </w:rPr>
        <w:t xml:space="preserve">. </w:t>
      </w:r>
      <w:r w:rsidR="00604B8A">
        <w:rPr>
          <w:lang w:val="en-US"/>
        </w:rPr>
        <w:t>In time, as software packages became available and computers became more powerful and easier to use, the productivity of OR work increased</w:t>
      </w:r>
      <w:r w:rsidR="004B5CE8">
        <w:rPr>
          <w:lang w:val="en-US"/>
        </w:rPr>
        <w:t xml:space="preserve"> requiring fewer OR practitioners </w:t>
      </w:r>
      <w:r w:rsidR="009B18CD">
        <w:rPr>
          <w:lang w:val="en-US"/>
        </w:rPr>
        <w:t>for the same work</w:t>
      </w:r>
      <w:r w:rsidR="002326DA">
        <w:rPr>
          <w:lang w:val="en-US"/>
        </w:rPr>
        <w:t>.</w:t>
      </w:r>
      <w:r w:rsidR="009B18CD">
        <w:rPr>
          <w:lang w:val="en-US"/>
        </w:rPr>
        <w:t xml:space="preserve"> </w:t>
      </w:r>
      <w:r w:rsidR="002326DA">
        <w:rPr>
          <w:lang w:val="en-US"/>
        </w:rPr>
        <w:t>B</w:t>
      </w:r>
      <w:r w:rsidR="004B5CE8">
        <w:rPr>
          <w:lang w:val="en-US"/>
        </w:rPr>
        <w:t>ut</w:t>
      </w:r>
      <w:r w:rsidR="002326DA">
        <w:rPr>
          <w:lang w:val="en-US"/>
        </w:rPr>
        <w:t>, of course,</w:t>
      </w:r>
      <w:r w:rsidR="004B5CE8">
        <w:rPr>
          <w:lang w:val="en-US"/>
        </w:rPr>
        <w:t xml:space="preserve"> </w:t>
      </w:r>
      <w:r w:rsidR="007F4AEF">
        <w:rPr>
          <w:lang w:val="en-US"/>
        </w:rPr>
        <w:t xml:space="preserve">more </w:t>
      </w:r>
      <w:r w:rsidR="004B5CE8">
        <w:rPr>
          <w:lang w:val="en-US"/>
        </w:rPr>
        <w:t>opportunities</w:t>
      </w:r>
      <w:r w:rsidR="007F4AEF">
        <w:rPr>
          <w:lang w:val="en-US"/>
        </w:rPr>
        <w:t xml:space="preserve"> were</w:t>
      </w:r>
      <w:r w:rsidR="009B18CD">
        <w:rPr>
          <w:lang w:val="en-US"/>
        </w:rPr>
        <w:t xml:space="preserve"> opened up</w:t>
      </w:r>
      <w:r w:rsidR="00604B8A">
        <w:rPr>
          <w:lang w:val="en-US"/>
        </w:rPr>
        <w:t xml:space="preserve">. </w:t>
      </w:r>
      <w:r w:rsidR="002326DA">
        <w:rPr>
          <w:lang w:val="en-US"/>
        </w:rPr>
        <w:t>At the same time</w:t>
      </w:r>
      <w:r w:rsidR="00596D0C">
        <w:rPr>
          <w:lang w:val="en-US"/>
        </w:rPr>
        <w:t>, s</w:t>
      </w:r>
      <w:r w:rsidR="007F4AEF">
        <w:rPr>
          <w:lang w:val="en-US"/>
        </w:rPr>
        <w:t>ome</w:t>
      </w:r>
      <w:r w:rsidR="00D75441">
        <w:rPr>
          <w:lang w:val="en-US"/>
        </w:rPr>
        <w:t xml:space="preserve"> </w:t>
      </w:r>
      <w:r w:rsidR="00604B8A">
        <w:rPr>
          <w:lang w:val="en-US"/>
        </w:rPr>
        <w:t>successful</w:t>
      </w:r>
      <w:r w:rsidR="00D75441">
        <w:rPr>
          <w:lang w:val="en-US"/>
        </w:rPr>
        <w:t xml:space="preserve"> OR </w:t>
      </w:r>
      <w:r w:rsidR="00C1708E">
        <w:rPr>
          <w:lang w:val="en-US"/>
        </w:rPr>
        <w:t>areas of activity</w:t>
      </w:r>
      <w:r w:rsidR="00D75441">
        <w:rPr>
          <w:lang w:val="en-US"/>
        </w:rPr>
        <w:t xml:space="preserve"> </w:t>
      </w:r>
      <w:r w:rsidR="004B5CE8">
        <w:rPr>
          <w:lang w:val="en-US"/>
        </w:rPr>
        <w:t>became</w:t>
      </w:r>
      <w:r w:rsidR="00D75441">
        <w:rPr>
          <w:lang w:val="en-US"/>
        </w:rPr>
        <w:t xml:space="preserve"> absorbed into other </w:t>
      </w:r>
      <w:r w:rsidR="00075B60">
        <w:rPr>
          <w:lang w:val="en-US"/>
        </w:rPr>
        <w:t xml:space="preserve">existing </w:t>
      </w:r>
      <w:r w:rsidR="00D75441">
        <w:rPr>
          <w:lang w:val="en-US"/>
        </w:rPr>
        <w:t xml:space="preserve">disciplines and professions, </w:t>
      </w:r>
      <w:r w:rsidR="00E95E64">
        <w:rPr>
          <w:lang w:val="en-US"/>
        </w:rPr>
        <w:t xml:space="preserve">or </w:t>
      </w:r>
      <w:r w:rsidR="00F4076F">
        <w:rPr>
          <w:lang w:val="en-US"/>
        </w:rPr>
        <w:t>sometimes</w:t>
      </w:r>
      <w:r w:rsidR="00D75441">
        <w:rPr>
          <w:lang w:val="en-US"/>
        </w:rPr>
        <w:t xml:space="preserve"> </w:t>
      </w:r>
      <w:r w:rsidR="00147A5D">
        <w:rPr>
          <w:lang w:val="en-US"/>
        </w:rPr>
        <w:t>contributed</w:t>
      </w:r>
      <w:r w:rsidR="00075B60">
        <w:rPr>
          <w:lang w:val="en-US"/>
        </w:rPr>
        <w:t xml:space="preserve"> to</w:t>
      </w:r>
      <w:r w:rsidR="00D75441">
        <w:rPr>
          <w:lang w:val="en-US"/>
        </w:rPr>
        <w:t xml:space="preserve"> new specialism</w:t>
      </w:r>
      <w:r w:rsidR="00D7642A">
        <w:rPr>
          <w:lang w:val="en-US"/>
        </w:rPr>
        <w:t>s</w:t>
      </w:r>
      <w:r w:rsidR="00D75441">
        <w:rPr>
          <w:lang w:val="en-US"/>
        </w:rPr>
        <w:t xml:space="preserve"> such as operations mana</w:t>
      </w:r>
      <w:r w:rsidR="00596D0C">
        <w:rPr>
          <w:lang w:val="en-US"/>
        </w:rPr>
        <w:t>gement and financial analysis. I</w:t>
      </w:r>
      <w:r w:rsidR="00276BB0">
        <w:rPr>
          <w:lang w:val="en-US"/>
        </w:rPr>
        <w:t>n the UK i</w:t>
      </w:r>
      <w:r w:rsidR="00596D0C">
        <w:rPr>
          <w:lang w:val="en-US"/>
        </w:rPr>
        <w:t>f ORS membership is anything to go by, t</w:t>
      </w:r>
      <w:r w:rsidR="00D75441">
        <w:rPr>
          <w:lang w:val="en-US"/>
        </w:rPr>
        <w:t xml:space="preserve">he net effect </w:t>
      </w:r>
      <w:r w:rsidR="004B5CE8">
        <w:rPr>
          <w:lang w:val="en-US"/>
        </w:rPr>
        <w:t xml:space="preserve">of these plusses and minuses </w:t>
      </w:r>
      <w:r w:rsidR="00D75441">
        <w:rPr>
          <w:lang w:val="en-US"/>
        </w:rPr>
        <w:t xml:space="preserve">has </w:t>
      </w:r>
      <w:r w:rsidR="00276BB0">
        <w:rPr>
          <w:lang w:val="en-US"/>
        </w:rPr>
        <w:t>resulted in</w:t>
      </w:r>
      <w:r w:rsidR="001C1F0E">
        <w:rPr>
          <w:lang w:val="en-US"/>
        </w:rPr>
        <w:t xml:space="preserve"> a </w:t>
      </w:r>
      <w:r w:rsidR="00BC47EB">
        <w:rPr>
          <w:lang w:val="en-US"/>
        </w:rPr>
        <w:t>fairly stable demand for OR services</w:t>
      </w:r>
      <w:r w:rsidR="00596D0C">
        <w:rPr>
          <w:lang w:val="en-US"/>
        </w:rPr>
        <w:t xml:space="preserve"> over the last 40 years or so.</w:t>
      </w:r>
      <w:r w:rsidR="00256DD8">
        <w:rPr>
          <w:lang w:val="en-US"/>
        </w:rPr>
        <w:t xml:space="preserve"> </w:t>
      </w:r>
      <w:r w:rsidR="00535595">
        <w:rPr>
          <w:lang w:val="en-US"/>
        </w:rPr>
        <w:t>Of course</w:t>
      </w:r>
      <w:r w:rsidR="00EC27DE">
        <w:rPr>
          <w:lang w:val="en-US"/>
        </w:rPr>
        <w:t xml:space="preserve"> </w:t>
      </w:r>
      <w:r w:rsidR="00F236BB">
        <w:rPr>
          <w:lang w:val="en-US"/>
        </w:rPr>
        <w:t xml:space="preserve">ORS </w:t>
      </w:r>
      <w:r w:rsidR="009B4A65">
        <w:rPr>
          <w:lang w:val="en-US"/>
        </w:rPr>
        <w:t>me</w:t>
      </w:r>
      <w:r w:rsidR="00F236BB">
        <w:rPr>
          <w:lang w:val="en-US"/>
        </w:rPr>
        <w:t>m</w:t>
      </w:r>
      <w:r w:rsidR="009B4A65">
        <w:rPr>
          <w:lang w:val="en-US"/>
        </w:rPr>
        <w:t>bers</w:t>
      </w:r>
      <w:r w:rsidR="00F236BB">
        <w:rPr>
          <w:lang w:val="en-US"/>
        </w:rPr>
        <w:t>h</w:t>
      </w:r>
      <w:r w:rsidR="009B4A65">
        <w:rPr>
          <w:lang w:val="en-US"/>
        </w:rPr>
        <w:t xml:space="preserve">ip </w:t>
      </w:r>
      <w:r w:rsidR="001C1F0E">
        <w:rPr>
          <w:lang w:val="en-US"/>
        </w:rPr>
        <w:t xml:space="preserve">is only a surrogate </w:t>
      </w:r>
      <w:r w:rsidR="00C1708E">
        <w:rPr>
          <w:lang w:val="en-US"/>
        </w:rPr>
        <w:t xml:space="preserve">indicator </w:t>
      </w:r>
      <w:r w:rsidR="001C1F0E">
        <w:rPr>
          <w:lang w:val="en-US"/>
        </w:rPr>
        <w:t xml:space="preserve">for the number of people engaged </w:t>
      </w:r>
      <w:r w:rsidR="004B5CE8">
        <w:rPr>
          <w:lang w:val="en-US"/>
        </w:rPr>
        <w:t>in</w:t>
      </w:r>
      <w:r w:rsidR="00655354">
        <w:rPr>
          <w:lang w:val="en-US"/>
        </w:rPr>
        <w:t xml:space="preserve"> operational research</w:t>
      </w:r>
      <w:r w:rsidR="001C1F0E">
        <w:rPr>
          <w:lang w:val="en-US"/>
        </w:rPr>
        <w:t xml:space="preserve"> and </w:t>
      </w:r>
      <w:r w:rsidR="00EC27DE">
        <w:rPr>
          <w:lang w:val="en-US"/>
        </w:rPr>
        <w:t xml:space="preserve">other factors </w:t>
      </w:r>
      <w:r w:rsidR="001C1F0E">
        <w:rPr>
          <w:lang w:val="en-US"/>
        </w:rPr>
        <w:t xml:space="preserve">will </w:t>
      </w:r>
      <w:r w:rsidR="00075B60">
        <w:rPr>
          <w:lang w:val="en-US"/>
        </w:rPr>
        <w:t xml:space="preserve">have </w:t>
      </w:r>
      <w:r w:rsidR="001C1F0E">
        <w:rPr>
          <w:lang w:val="en-US"/>
        </w:rPr>
        <w:t>affect</w:t>
      </w:r>
      <w:r w:rsidR="00075B60">
        <w:rPr>
          <w:lang w:val="en-US"/>
        </w:rPr>
        <w:t>ed</w:t>
      </w:r>
      <w:r w:rsidR="00E95E64">
        <w:rPr>
          <w:lang w:val="en-US"/>
        </w:rPr>
        <w:t xml:space="preserve"> the numbers;</w:t>
      </w:r>
      <w:r w:rsidR="001C1F0E">
        <w:rPr>
          <w:lang w:val="en-US"/>
        </w:rPr>
        <w:t xml:space="preserve"> but </w:t>
      </w:r>
      <w:r w:rsidR="00147A5D">
        <w:rPr>
          <w:lang w:val="en-US"/>
        </w:rPr>
        <w:t>it c</w:t>
      </w:r>
      <w:r w:rsidR="001C1F0E">
        <w:rPr>
          <w:lang w:val="en-US"/>
        </w:rPr>
        <w:t xml:space="preserve">ould </w:t>
      </w:r>
      <w:r w:rsidR="00F913AA">
        <w:rPr>
          <w:lang w:val="en-US"/>
        </w:rPr>
        <w:t xml:space="preserve">have </w:t>
      </w:r>
      <w:r w:rsidR="00147A5D">
        <w:rPr>
          <w:lang w:val="en-US"/>
        </w:rPr>
        <w:t xml:space="preserve">been </w:t>
      </w:r>
      <w:r w:rsidR="001C1F0E">
        <w:rPr>
          <w:lang w:val="en-US"/>
        </w:rPr>
        <w:t>expect</w:t>
      </w:r>
      <w:r w:rsidR="00F913AA">
        <w:rPr>
          <w:lang w:val="en-US"/>
        </w:rPr>
        <w:t>ed</w:t>
      </w:r>
      <w:r w:rsidR="001C1F0E">
        <w:rPr>
          <w:lang w:val="en-US"/>
        </w:rPr>
        <w:t xml:space="preserve"> </w:t>
      </w:r>
      <w:r w:rsidR="00147A5D">
        <w:rPr>
          <w:lang w:val="en-US"/>
        </w:rPr>
        <w:t xml:space="preserve">that </w:t>
      </w:r>
      <w:r w:rsidR="00075B60">
        <w:rPr>
          <w:lang w:val="en-US"/>
        </w:rPr>
        <w:t xml:space="preserve">any </w:t>
      </w:r>
      <w:r w:rsidR="001C1F0E">
        <w:rPr>
          <w:lang w:val="en-US"/>
        </w:rPr>
        <w:t xml:space="preserve">strong movement in the numbers of </w:t>
      </w:r>
      <w:r w:rsidR="00621A91">
        <w:rPr>
          <w:lang w:val="en-US"/>
        </w:rPr>
        <w:t xml:space="preserve">active </w:t>
      </w:r>
      <w:r w:rsidR="001C1F0E">
        <w:rPr>
          <w:lang w:val="en-US"/>
        </w:rPr>
        <w:t>op</w:t>
      </w:r>
      <w:r w:rsidR="00147A5D">
        <w:rPr>
          <w:lang w:val="en-US"/>
        </w:rPr>
        <w:t>erational research scientists would</w:t>
      </w:r>
      <w:r w:rsidR="001C1F0E">
        <w:rPr>
          <w:lang w:val="en-US"/>
        </w:rPr>
        <w:t xml:space="preserve"> be reflected in the num</w:t>
      </w:r>
      <w:r w:rsidR="00733E46">
        <w:rPr>
          <w:lang w:val="en-US"/>
        </w:rPr>
        <w:t>ber of members</w:t>
      </w:r>
      <w:r w:rsidR="00075B60">
        <w:rPr>
          <w:lang w:val="en-US"/>
        </w:rPr>
        <w:t xml:space="preserve"> of </w:t>
      </w:r>
      <w:r w:rsidR="00256DD8">
        <w:rPr>
          <w:lang w:val="en-US"/>
        </w:rPr>
        <w:t xml:space="preserve">the </w:t>
      </w:r>
      <w:r w:rsidR="00075B60">
        <w:rPr>
          <w:lang w:val="en-US"/>
        </w:rPr>
        <w:t>ORS</w:t>
      </w:r>
      <w:r w:rsidR="001C1F0E">
        <w:rPr>
          <w:lang w:val="en-US"/>
        </w:rPr>
        <w:t>.</w:t>
      </w:r>
      <w:r w:rsidR="00EC27DE">
        <w:rPr>
          <w:lang w:val="en-US"/>
        </w:rPr>
        <w:t xml:space="preserve"> </w:t>
      </w:r>
    </w:p>
    <w:p w14:paraId="74CAA20E" w14:textId="77777777" w:rsidR="00866C67" w:rsidRDefault="00866C67" w:rsidP="007A7381">
      <w:pPr>
        <w:rPr>
          <w:lang w:val="en-US"/>
        </w:rPr>
      </w:pPr>
    </w:p>
    <w:p w14:paraId="130D1DE4" w14:textId="77777777" w:rsidR="00F913AA" w:rsidRPr="00131D6E" w:rsidRDefault="00F913AA" w:rsidP="00F913AA">
      <w:pPr>
        <w:rPr>
          <w:i/>
          <w:lang w:val="en-US"/>
        </w:rPr>
      </w:pPr>
      <w:r w:rsidRPr="00131D6E">
        <w:rPr>
          <w:rFonts w:eastAsia="Times New Roman"/>
          <w:i/>
          <w:color w:val="000000" w:themeColor="text1"/>
        </w:rPr>
        <w:t>Displacement of OR practitioners by AI automation</w:t>
      </w:r>
    </w:p>
    <w:p w14:paraId="45AA290E" w14:textId="77777777" w:rsidR="00F913AA" w:rsidRDefault="00F913AA" w:rsidP="007A7381">
      <w:pPr>
        <w:rPr>
          <w:rFonts w:eastAsia="Times New Roman"/>
          <w:color w:val="000000" w:themeColor="text1"/>
        </w:rPr>
      </w:pPr>
    </w:p>
    <w:p w14:paraId="47AB19B5" w14:textId="40DBF1DC" w:rsidR="00491C6C" w:rsidRDefault="005C5D3C" w:rsidP="00491C6C">
      <w:pPr>
        <w:rPr>
          <w:rFonts w:eastAsia="Times New Roman"/>
          <w:color w:val="000000" w:themeColor="text1"/>
        </w:rPr>
      </w:pPr>
      <w:r>
        <w:rPr>
          <w:rFonts w:eastAsia="Times New Roman"/>
          <w:color w:val="000000" w:themeColor="text1"/>
        </w:rPr>
        <w:t xml:space="preserve">AI </w:t>
      </w:r>
      <w:r w:rsidR="00535595">
        <w:rPr>
          <w:rFonts w:eastAsia="Times New Roman"/>
          <w:color w:val="000000" w:themeColor="text1"/>
        </w:rPr>
        <w:t xml:space="preserve">techniques </w:t>
      </w:r>
      <w:r>
        <w:rPr>
          <w:rFonts w:eastAsia="Times New Roman"/>
          <w:color w:val="000000" w:themeColor="text1"/>
        </w:rPr>
        <w:t>will enable more activities to be computerized. W</w:t>
      </w:r>
      <w:r w:rsidR="00DD73BD">
        <w:rPr>
          <w:rFonts w:eastAsia="Times New Roman"/>
          <w:color w:val="000000" w:themeColor="text1"/>
        </w:rPr>
        <w:t xml:space="preserve">e can examine the </w:t>
      </w:r>
      <w:r w:rsidR="000E394A">
        <w:rPr>
          <w:rFonts w:eastAsia="Times New Roman"/>
          <w:color w:val="000000" w:themeColor="text1"/>
        </w:rPr>
        <w:t xml:space="preserve">OR </w:t>
      </w:r>
      <w:r w:rsidR="00DD73BD">
        <w:rPr>
          <w:rFonts w:eastAsia="Times New Roman"/>
          <w:color w:val="000000" w:themeColor="text1"/>
        </w:rPr>
        <w:t xml:space="preserve">competences depicted in Figure </w:t>
      </w:r>
      <w:r w:rsidR="000E394A">
        <w:rPr>
          <w:rFonts w:eastAsia="Times New Roman"/>
          <w:color w:val="000000" w:themeColor="text1"/>
        </w:rPr>
        <w:t xml:space="preserve">3 in turn to </w:t>
      </w:r>
      <w:r w:rsidR="00C219B5">
        <w:rPr>
          <w:rFonts w:eastAsia="Times New Roman"/>
          <w:color w:val="000000" w:themeColor="text1"/>
        </w:rPr>
        <w:t>form a</w:t>
      </w:r>
      <w:r w:rsidR="000E394A">
        <w:rPr>
          <w:rFonts w:eastAsia="Times New Roman"/>
          <w:color w:val="000000" w:themeColor="text1"/>
        </w:rPr>
        <w:t xml:space="preserve"> judge</w:t>
      </w:r>
      <w:r w:rsidR="00C31A28">
        <w:rPr>
          <w:rFonts w:eastAsia="Times New Roman"/>
          <w:color w:val="000000" w:themeColor="text1"/>
        </w:rPr>
        <w:t>ment as to</w:t>
      </w:r>
      <w:r w:rsidR="00490EE7">
        <w:rPr>
          <w:rFonts w:eastAsia="Times New Roman"/>
          <w:color w:val="000000" w:themeColor="text1"/>
        </w:rPr>
        <w:t xml:space="preserve"> which co</w:t>
      </w:r>
      <w:r w:rsidR="00535595">
        <w:rPr>
          <w:rFonts w:eastAsia="Times New Roman"/>
          <w:color w:val="000000" w:themeColor="text1"/>
        </w:rPr>
        <w:t>mpetences, and hence OR activities</w:t>
      </w:r>
      <w:r w:rsidR="00490EE7">
        <w:rPr>
          <w:rFonts w:eastAsia="Times New Roman"/>
          <w:color w:val="000000" w:themeColor="text1"/>
        </w:rPr>
        <w:t xml:space="preserve">, </w:t>
      </w:r>
      <w:r w:rsidR="000E394A">
        <w:rPr>
          <w:rFonts w:eastAsia="Times New Roman"/>
          <w:color w:val="000000" w:themeColor="text1"/>
        </w:rPr>
        <w:t>can be replaced by computers</w:t>
      </w:r>
      <w:r w:rsidR="00C31A28">
        <w:rPr>
          <w:rFonts w:eastAsia="Times New Roman"/>
          <w:color w:val="000000" w:themeColor="text1"/>
        </w:rPr>
        <w:t xml:space="preserve"> easily</w:t>
      </w:r>
      <w:r w:rsidR="000E394A">
        <w:rPr>
          <w:rFonts w:eastAsia="Times New Roman"/>
          <w:color w:val="000000" w:themeColor="text1"/>
        </w:rPr>
        <w:t>. As we have seen</w:t>
      </w:r>
      <w:r w:rsidR="00535595">
        <w:rPr>
          <w:rFonts w:eastAsia="Times New Roman"/>
          <w:color w:val="000000" w:themeColor="text1"/>
        </w:rPr>
        <w:t>,</w:t>
      </w:r>
      <w:r w:rsidR="000E394A">
        <w:rPr>
          <w:rFonts w:eastAsia="Times New Roman"/>
          <w:color w:val="000000" w:themeColor="text1"/>
        </w:rPr>
        <w:t xml:space="preserve"> the </w:t>
      </w:r>
      <w:r w:rsidR="00A61698">
        <w:rPr>
          <w:rFonts w:eastAsia="Times New Roman"/>
          <w:color w:val="000000" w:themeColor="text1"/>
        </w:rPr>
        <w:t>core analytic</w:t>
      </w:r>
      <w:r w:rsidR="005E7264">
        <w:rPr>
          <w:rFonts w:eastAsia="Times New Roman"/>
          <w:color w:val="000000" w:themeColor="text1"/>
        </w:rPr>
        <w:t>al</w:t>
      </w:r>
      <w:r w:rsidR="003D636D">
        <w:rPr>
          <w:rFonts w:eastAsia="Times New Roman"/>
          <w:color w:val="000000" w:themeColor="text1"/>
        </w:rPr>
        <w:t xml:space="preserve"> tasks of </w:t>
      </w:r>
      <w:r w:rsidR="00C31A28">
        <w:rPr>
          <w:rFonts w:eastAsia="Times New Roman"/>
          <w:color w:val="000000" w:themeColor="text1"/>
        </w:rPr>
        <w:t xml:space="preserve">drawing inferences and </w:t>
      </w:r>
      <w:r w:rsidR="005E7264">
        <w:rPr>
          <w:rFonts w:eastAsia="Times New Roman"/>
          <w:color w:val="000000" w:themeColor="text1"/>
        </w:rPr>
        <w:t xml:space="preserve">making choices are already computerized with practitioners providing the assumptions and </w:t>
      </w:r>
      <w:r w:rsidR="00A61698">
        <w:rPr>
          <w:rFonts w:eastAsia="Times New Roman"/>
          <w:color w:val="000000" w:themeColor="text1"/>
        </w:rPr>
        <w:t xml:space="preserve">the </w:t>
      </w:r>
      <w:r w:rsidR="005E7264">
        <w:rPr>
          <w:rFonts w:eastAsia="Times New Roman"/>
          <w:color w:val="000000" w:themeColor="text1"/>
        </w:rPr>
        <w:t xml:space="preserve">interface with the clients and others involved. </w:t>
      </w:r>
      <w:r w:rsidR="00491C6C">
        <w:rPr>
          <w:rFonts w:eastAsia="Times New Roman"/>
          <w:color w:val="000000" w:themeColor="text1"/>
        </w:rPr>
        <w:t xml:space="preserve">If the machine learning approach comes to dominate, OR jobs will be under immediate threat as the machine generated algorithms do not need to be coded, debugged and maintained. It can be argued that, for </w:t>
      </w:r>
      <w:r>
        <w:rPr>
          <w:rFonts w:eastAsia="Times New Roman"/>
          <w:color w:val="000000" w:themeColor="text1"/>
        </w:rPr>
        <w:t>some</w:t>
      </w:r>
      <w:r w:rsidR="00491C6C">
        <w:rPr>
          <w:rFonts w:eastAsia="Times New Roman"/>
          <w:color w:val="000000" w:themeColor="text1"/>
        </w:rPr>
        <w:t xml:space="preserve"> application</w:t>
      </w:r>
      <w:r>
        <w:rPr>
          <w:rFonts w:eastAsia="Times New Roman"/>
          <w:color w:val="000000" w:themeColor="text1"/>
        </w:rPr>
        <w:t>s</w:t>
      </w:r>
      <w:r w:rsidR="00491C6C">
        <w:rPr>
          <w:rFonts w:eastAsia="Times New Roman"/>
          <w:color w:val="000000" w:themeColor="text1"/>
        </w:rPr>
        <w:t xml:space="preserve">, machine learning algorithms will be outperformed by a designed and coded deterministic model. But </w:t>
      </w:r>
      <w:r w:rsidR="00535595">
        <w:rPr>
          <w:rFonts w:eastAsia="Times New Roman"/>
          <w:color w:val="000000" w:themeColor="text1"/>
        </w:rPr>
        <w:t>even in these cases</w:t>
      </w:r>
      <w:r w:rsidR="007A6111">
        <w:rPr>
          <w:rFonts w:eastAsia="Times New Roman"/>
          <w:color w:val="000000" w:themeColor="text1"/>
        </w:rPr>
        <w:t>,</w:t>
      </w:r>
      <w:r w:rsidR="00535595">
        <w:rPr>
          <w:rFonts w:eastAsia="Times New Roman"/>
          <w:color w:val="000000" w:themeColor="text1"/>
        </w:rPr>
        <w:t xml:space="preserve"> </w:t>
      </w:r>
      <w:r w:rsidR="00491C6C">
        <w:rPr>
          <w:rFonts w:eastAsia="Times New Roman"/>
          <w:color w:val="000000" w:themeColor="text1"/>
        </w:rPr>
        <w:t>the machine learning algorithm</w:t>
      </w:r>
      <w:r w:rsidR="009E6672">
        <w:rPr>
          <w:rFonts w:eastAsia="Times New Roman"/>
          <w:color w:val="000000" w:themeColor="text1"/>
        </w:rPr>
        <w:t xml:space="preserve"> will </w:t>
      </w:r>
      <w:r>
        <w:rPr>
          <w:rFonts w:eastAsia="Times New Roman"/>
          <w:color w:val="000000" w:themeColor="text1"/>
        </w:rPr>
        <w:t xml:space="preserve">almost certainly be </w:t>
      </w:r>
      <w:r w:rsidR="00491C6C">
        <w:rPr>
          <w:rFonts w:eastAsia="Times New Roman"/>
          <w:color w:val="000000" w:themeColor="text1"/>
        </w:rPr>
        <w:t>significantly cheaper</w:t>
      </w:r>
      <w:r w:rsidR="009E6672">
        <w:rPr>
          <w:rFonts w:eastAsia="Times New Roman"/>
          <w:color w:val="000000" w:themeColor="text1"/>
        </w:rPr>
        <w:t>,</w:t>
      </w:r>
      <w:r w:rsidR="00491C6C">
        <w:rPr>
          <w:rFonts w:eastAsia="Times New Roman"/>
          <w:color w:val="000000" w:themeColor="text1"/>
        </w:rPr>
        <w:t xml:space="preserve"> and the client may consider it to be sufficient for the task in hand. </w:t>
      </w:r>
    </w:p>
    <w:p w14:paraId="0A060AED" w14:textId="77777777" w:rsidR="00491C6C" w:rsidRPr="00407760" w:rsidRDefault="00491C6C" w:rsidP="00491C6C">
      <w:pPr>
        <w:rPr>
          <w:rFonts w:eastAsia="Times New Roman"/>
          <w:color w:val="000000" w:themeColor="text1"/>
        </w:rPr>
      </w:pPr>
    </w:p>
    <w:p w14:paraId="2BF5E2DE" w14:textId="764C0D06" w:rsidR="00F913AA" w:rsidRDefault="007C501E" w:rsidP="007A7381">
      <w:pPr>
        <w:rPr>
          <w:rFonts w:eastAsia="Times New Roman"/>
          <w:color w:val="000000" w:themeColor="text1"/>
        </w:rPr>
      </w:pPr>
      <w:r>
        <w:rPr>
          <w:rFonts w:eastAsia="Times New Roman"/>
          <w:color w:val="000000" w:themeColor="text1"/>
        </w:rPr>
        <w:t xml:space="preserve">We can debate the degree to which </w:t>
      </w:r>
      <w:r w:rsidR="00F72BF5">
        <w:rPr>
          <w:rFonts w:eastAsia="Times New Roman"/>
          <w:color w:val="000000" w:themeColor="text1"/>
        </w:rPr>
        <w:t>some of the other activities can be</w:t>
      </w:r>
      <w:r>
        <w:rPr>
          <w:rFonts w:eastAsia="Times New Roman"/>
          <w:color w:val="000000" w:themeColor="text1"/>
        </w:rPr>
        <w:t xml:space="preserve"> computerised (for instance, th</w:t>
      </w:r>
      <w:r w:rsidR="00A61698">
        <w:rPr>
          <w:rFonts w:eastAsia="Times New Roman"/>
          <w:color w:val="000000" w:themeColor="text1"/>
        </w:rPr>
        <w:t>r</w:t>
      </w:r>
      <w:r>
        <w:rPr>
          <w:rFonts w:eastAsia="Times New Roman"/>
          <w:color w:val="000000" w:themeColor="text1"/>
        </w:rPr>
        <w:t>ough the use of software to support project management, problem structuring methods, and the analysis of the external environment</w:t>
      </w:r>
      <w:r w:rsidR="00FC527C">
        <w:rPr>
          <w:rFonts w:eastAsia="Times New Roman"/>
          <w:color w:val="000000" w:themeColor="text1"/>
        </w:rPr>
        <w:t>). Having stripped out</w:t>
      </w:r>
      <w:r w:rsidR="005C5D3C">
        <w:rPr>
          <w:rFonts w:eastAsia="Times New Roman"/>
          <w:color w:val="000000" w:themeColor="text1"/>
        </w:rPr>
        <w:t xml:space="preserve"> the easy to computerize</w:t>
      </w:r>
      <w:r w:rsidR="00FC527C">
        <w:rPr>
          <w:rFonts w:eastAsia="Times New Roman"/>
          <w:color w:val="000000" w:themeColor="text1"/>
        </w:rPr>
        <w:t xml:space="preserve"> aspects, we are left</w:t>
      </w:r>
      <w:r>
        <w:rPr>
          <w:rFonts w:eastAsia="Times New Roman"/>
          <w:color w:val="000000" w:themeColor="text1"/>
        </w:rPr>
        <w:t xml:space="preserve"> </w:t>
      </w:r>
      <w:r w:rsidR="00FC527C">
        <w:rPr>
          <w:rFonts w:eastAsia="Times New Roman"/>
          <w:color w:val="000000" w:themeColor="text1"/>
        </w:rPr>
        <w:t xml:space="preserve">with what </w:t>
      </w:r>
      <w:r>
        <w:rPr>
          <w:rFonts w:eastAsia="Times New Roman"/>
          <w:color w:val="000000" w:themeColor="text1"/>
        </w:rPr>
        <w:t xml:space="preserve">we can call the </w:t>
      </w:r>
      <w:r w:rsidRPr="00FC527C">
        <w:rPr>
          <w:rFonts w:eastAsia="Times New Roman"/>
          <w:i/>
          <w:color w:val="000000" w:themeColor="text1"/>
        </w:rPr>
        <w:t>residuals</w:t>
      </w:r>
      <w:r>
        <w:rPr>
          <w:rFonts w:eastAsia="Times New Roman"/>
          <w:color w:val="000000" w:themeColor="text1"/>
        </w:rPr>
        <w:t>.</w:t>
      </w:r>
      <w:r w:rsidR="009E6672">
        <w:rPr>
          <w:rFonts w:eastAsia="Times New Roman"/>
          <w:color w:val="000000" w:themeColor="text1"/>
        </w:rPr>
        <w:t xml:space="preserve"> In the medium term</w:t>
      </w:r>
      <w:r w:rsidR="008969E5">
        <w:rPr>
          <w:rFonts w:eastAsia="Times New Roman"/>
          <w:color w:val="000000" w:themeColor="text1"/>
        </w:rPr>
        <w:t xml:space="preserve"> o</w:t>
      </w:r>
      <w:r w:rsidR="00FC527C">
        <w:rPr>
          <w:rFonts w:eastAsia="Times New Roman"/>
          <w:color w:val="000000" w:themeColor="text1"/>
        </w:rPr>
        <w:t xml:space="preserve">ur continued existence as OR practitioners </w:t>
      </w:r>
      <w:proofErr w:type="gramStart"/>
      <w:r w:rsidR="00FC527C">
        <w:rPr>
          <w:rFonts w:eastAsia="Times New Roman"/>
          <w:color w:val="000000" w:themeColor="text1"/>
        </w:rPr>
        <w:t>lies</w:t>
      </w:r>
      <w:proofErr w:type="gramEnd"/>
      <w:r w:rsidR="00FC527C">
        <w:rPr>
          <w:rFonts w:eastAsia="Times New Roman"/>
          <w:color w:val="000000" w:themeColor="text1"/>
        </w:rPr>
        <w:t xml:space="preserve"> in making the most of the residuals</w:t>
      </w:r>
      <w:r w:rsidR="00227A3A">
        <w:rPr>
          <w:rFonts w:eastAsia="Times New Roman"/>
          <w:color w:val="000000" w:themeColor="text1"/>
        </w:rPr>
        <w:t>, those</w:t>
      </w:r>
      <w:r w:rsidR="00E85173">
        <w:rPr>
          <w:rFonts w:eastAsia="Times New Roman"/>
          <w:color w:val="000000" w:themeColor="text1"/>
        </w:rPr>
        <w:t xml:space="preserve"> competences that humans are good at and computers struggle to match</w:t>
      </w:r>
      <w:r w:rsidR="00FC527C">
        <w:rPr>
          <w:rFonts w:eastAsia="Times New Roman"/>
          <w:color w:val="000000" w:themeColor="text1"/>
        </w:rPr>
        <w:t xml:space="preserve">. These are the </w:t>
      </w:r>
      <w:r w:rsidR="00CA4EEF">
        <w:rPr>
          <w:rFonts w:eastAsia="Times New Roman"/>
          <w:color w:val="000000" w:themeColor="text1"/>
        </w:rPr>
        <w:t>competences</w:t>
      </w:r>
      <w:r w:rsidR="00FC527C">
        <w:rPr>
          <w:rFonts w:eastAsia="Times New Roman"/>
          <w:color w:val="000000" w:themeColor="text1"/>
        </w:rPr>
        <w:t xml:space="preserve"> that we need to </w:t>
      </w:r>
      <w:r w:rsidR="00CA4EEF">
        <w:rPr>
          <w:rFonts w:eastAsia="Times New Roman"/>
          <w:color w:val="000000" w:themeColor="text1"/>
        </w:rPr>
        <w:t>excel</w:t>
      </w:r>
      <w:r w:rsidR="00596D0C">
        <w:rPr>
          <w:rFonts w:eastAsia="Times New Roman"/>
          <w:color w:val="000000" w:themeColor="text1"/>
        </w:rPr>
        <w:t xml:space="preserve"> at</w:t>
      </w:r>
      <w:r w:rsidR="00B040E8">
        <w:rPr>
          <w:rFonts w:eastAsia="Times New Roman"/>
          <w:color w:val="000000" w:themeColor="text1"/>
        </w:rPr>
        <w:t xml:space="preserve"> </w:t>
      </w:r>
      <w:r w:rsidR="009E6672">
        <w:rPr>
          <w:rFonts w:eastAsia="Times New Roman"/>
          <w:color w:val="000000" w:themeColor="text1"/>
        </w:rPr>
        <w:t xml:space="preserve">in the future </w:t>
      </w:r>
      <w:r w:rsidR="00B040E8">
        <w:rPr>
          <w:rFonts w:eastAsia="Times New Roman"/>
          <w:color w:val="000000" w:themeColor="text1"/>
        </w:rPr>
        <w:t>if we are not to become redundant</w:t>
      </w:r>
      <w:r w:rsidR="00FC527C">
        <w:rPr>
          <w:rFonts w:eastAsia="Times New Roman"/>
          <w:color w:val="000000" w:themeColor="text1"/>
        </w:rPr>
        <w:t>.</w:t>
      </w:r>
    </w:p>
    <w:p w14:paraId="0FEF092F" w14:textId="77777777" w:rsidR="000E394A" w:rsidRDefault="000E394A" w:rsidP="007A7381">
      <w:pPr>
        <w:rPr>
          <w:rFonts w:eastAsia="Times New Roman"/>
          <w:color w:val="000000" w:themeColor="text1"/>
        </w:rPr>
      </w:pPr>
    </w:p>
    <w:p w14:paraId="6A35FAD8" w14:textId="440C5047" w:rsidR="00131D6E" w:rsidRPr="00131D6E" w:rsidRDefault="00131D6E" w:rsidP="007A7381">
      <w:pPr>
        <w:rPr>
          <w:rFonts w:eastAsia="Times New Roman"/>
          <w:i/>
          <w:color w:val="000000" w:themeColor="text1"/>
        </w:rPr>
      </w:pPr>
      <w:r w:rsidRPr="00131D6E">
        <w:rPr>
          <w:rFonts w:eastAsia="Times New Roman"/>
          <w:i/>
          <w:color w:val="000000" w:themeColor="text1"/>
        </w:rPr>
        <w:t xml:space="preserve">Opportunities to supervise </w:t>
      </w:r>
      <w:r w:rsidR="00A32273">
        <w:rPr>
          <w:rFonts w:eastAsia="Times New Roman"/>
          <w:i/>
          <w:color w:val="000000" w:themeColor="text1"/>
        </w:rPr>
        <w:t xml:space="preserve">the application of </w:t>
      </w:r>
      <w:r w:rsidRPr="00131D6E">
        <w:rPr>
          <w:rFonts w:eastAsia="Times New Roman"/>
          <w:i/>
          <w:color w:val="000000" w:themeColor="text1"/>
        </w:rPr>
        <w:t xml:space="preserve">AI </w:t>
      </w:r>
    </w:p>
    <w:p w14:paraId="7AC28591" w14:textId="77777777" w:rsidR="00131D6E" w:rsidRDefault="00131D6E" w:rsidP="007A7381">
      <w:pPr>
        <w:rPr>
          <w:rFonts w:eastAsia="Times New Roman"/>
          <w:color w:val="000000" w:themeColor="text1"/>
        </w:rPr>
      </w:pPr>
    </w:p>
    <w:p w14:paraId="723B7D8A" w14:textId="578D66E0" w:rsidR="00412C48" w:rsidRDefault="00AC6ED9" w:rsidP="007A7381">
      <w:pPr>
        <w:rPr>
          <w:rFonts w:eastAsia="Times New Roman"/>
          <w:color w:val="000000" w:themeColor="text1"/>
        </w:rPr>
      </w:pPr>
      <w:r>
        <w:rPr>
          <w:rFonts w:eastAsia="Times New Roman"/>
          <w:color w:val="000000" w:themeColor="text1"/>
        </w:rPr>
        <w:t>Taken as a whole</w:t>
      </w:r>
      <w:r w:rsidR="00B03F8C">
        <w:rPr>
          <w:rFonts w:eastAsia="Times New Roman"/>
          <w:color w:val="000000" w:themeColor="text1"/>
        </w:rPr>
        <w:t>,</w:t>
      </w:r>
      <w:r>
        <w:rPr>
          <w:rFonts w:eastAsia="Times New Roman"/>
          <w:color w:val="000000" w:themeColor="text1"/>
        </w:rPr>
        <w:t xml:space="preserve"> the </w:t>
      </w:r>
      <w:r w:rsidR="00B03F8C">
        <w:rPr>
          <w:rFonts w:eastAsia="Times New Roman"/>
          <w:color w:val="000000" w:themeColor="text1"/>
        </w:rPr>
        <w:t xml:space="preserve">residuals amount to </w:t>
      </w:r>
      <w:r w:rsidR="005432C6">
        <w:rPr>
          <w:rFonts w:eastAsia="Times New Roman"/>
          <w:color w:val="000000" w:themeColor="text1"/>
        </w:rPr>
        <w:t xml:space="preserve">providing </w:t>
      </w:r>
      <w:r w:rsidR="00CA4EEF">
        <w:rPr>
          <w:rFonts w:eastAsia="Times New Roman"/>
          <w:color w:val="000000" w:themeColor="text1"/>
        </w:rPr>
        <w:t>pr</w:t>
      </w:r>
      <w:r w:rsidR="005C5D3C">
        <w:rPr>
          <w:rFonts w:eastAsia="Times New Roman"/>
          <w:color w:val="000000" w:themeColor="text1"/>
        </w:rPr>
        <w:t>oject direction and supervision, in other words</w:t>
      </w:r>
      <w:r w:rsidR="00A0127A">
        <w:rPr>
          <w:rFonts w:eastAsia="Times New Roman"/>
          <w:color w:val="000000" w:themeColor="text1"/>
        </w:rPr>
        <w:t xml:space="preserve"> </w:t>
      </w:r>
      <w:r w:rsidR="00596D0C">
        <w:rPr>
          <w:rFonts w:eastAsia="Times New Roman"/>
          <w:color w:val="000000" w:themeColor="text1"/>
        </w:rPr>
        <w:t xml:space="preserve">providing </w:t>
      </w:r>
      <w:r w:rsidR="00A0127A">
        <w:rPr>
          <w:rFonts w:eastAsia="Times New Roman"/>
          <w:color w:val="000000" w:themeColor="text1"/>
        </w:rPr>
        <w:t>the glue that binds the various inputs</w:t>
      </w:r>
      <w:r w:rsidR="00CA4EEF">
        <w:rPr>
          <w:rFonts w:eastAsia="Times New Roman"/>
          <w:color w:val="000000" w:themeColor="text1"/>
        </w:rPr>
        <w:t xml:space="preserve"> into a purposeful action programme</w:t>
      </w:r>
      <w:r w:rsidR="00A0127A">
        <w:rPr>
          <w:rFonts w:eastAsia="Times New Roman"/>
          <w:color w:val="000000" w:themeColor="text1"/>
        </w:rPr>
        <w:t xml:space="preserve">. </w:t>
      </w:r>
      <w:r w:rsidR="00B03F8C">
        <w:rPr>
          <w:rFonts w:eastAsia="Times New Roman"/>
          <w:color w:val="000000" w:themeColor="text1"/>
        </w:rPr>
        <w:t xml:space="preserve">OR practitioners will interface with the client and others, advise on choices (particularly in </w:t>
      </w:r>
      <w:r w:rsidR="00535595">
        <w:rPr>
          <w:rFonts w:eastAsia="Times New Roman"/>
          <w:color w:val="000000" w:themeColor="text1"/>
        </w:rPr>
        <w:t xml:space="preserve">relation to </w:t>
      </w:r>
      <w:r w:rsidR="00B03F8C">
        <w:rPr>
          <w:rFonts w:eastAsia="Times New Roman"/>
          <w:color w:val="000000" w:themeColor="text1"/>
        </w:rPr>
        <w:t>the organization</w:t>
      </w:r>
      <w:r w:rsidR="00276BB0">
        <w:rPr>
          <w:rFonts w:eastAsia="Times New Roman"/>
          <w:color w:val="000000" w:themeColor="text1"/>
        </w:rPr>
        <w:t>al</w:t>
      </w:r>
      <w:r w:rsidR="00B03F8C">
        <w:rPr>
          <w:rFonts w:eastAsia="Times New Roman"/>
          <w:color w:val="000000" w:themeColor="text1"/>
        </w:rPr>
        <w:t xml:space="preserve"> context), explain what the algorithms are doing</w:t>
      </w:r>
      <w:r w:rsidR="008B1E5B">
        <w:rPr>
          <w:rFonts w:eastAsia="Times New Roman"/>
          <w:color w:val="000000" w:themeColor="text1"/>
        </w:rPr>
        <w:t>,</w:t>
      </w:r>
      <w:r w:rsidR="00B03F8C">
        <w:rPr>
          <w:rFonts w:eastAsia="Times New Roman"/>
          <w:color w:val="000000" w:themeColor="text1"/>
        </w:rPr>
        <w:t xml:space="preserve"> and ensure the outcomes are understood in </w:t>
      </w:r>
      <w:r w:rsidR="00535595">
        <w:rPr>
          <w:rFonts w:eastAsia="Times New Roman"/>
          <w:color w:val="000000" w:themeColor="text1"/>
        </w:rPr>
        <w:t>terms of</w:t>
      </w:r>
      <w:r w:rsidR="00B03F8C">
        <w:rPr>
          <w:rFonts w:eastAsia="Times New Roman"/>
          <w:color w:val="000000" w:themeColor="text1"/>
        </w:rPr>
        <w:t xml:space="preserve"> o</w:t>
      </w:r>
      <w:r w:rsidR="00CA4EEF">
        <w:rPr>
          <w:rFonts w:eastAsia="Times New Roman"/>
          <w:color w:val="000000" w:themeColor="text1"/>
        </w:rPr>
        <w:t>perational and policy decisions; these are general management skills.</w:t>
      </w:r>
      <w:r w:rsidR="00B03F8C">
        <w:rPr>
          <w:rFonts w:eastAsia="Times New Roman"/>
          <w:color w:val="000000" w:themeColor="text1"/>
        </w:rPr>
        <w:t xml:space="preserve"> </w:t>
      </w:r>
      <w:r w:rsidR="002F419D">
        <w:rPr>
          <w:rFonts w:eastAsia="Times New Roman"/>
          <w:color w:val="000000" w:themeColor="text1"/>
        </w:rPr>
        <w:t xml:space="preserve">The question </w:t>
      </w:r>
      <w:r w:rsidR="00CA4EEF">
        <w:rPr>
          <w:rFonts w:eastAsia="Times New Roman"/>
          <w:color w:val="000000" w:themeColor="text1"/>
        </w:rPr>
        <w:t xml:space="preserve">then </w:t>
      </w:r>
      <w:r w:rsidR="002F419D">
        <w:rPr>
          <w:rFonts w:eastAsia="Times New Roman"/>
          <w:color w:val="000000" w:themeColor="text1"/>
        </w:rPr>
        <w:t xml:space="preserve">is whether OR practitioners have the </w:t>
      </w:r>
      <w:r w:rsidR="008B1E5B">
        <w:rPr>
          <w:rFonts w:eastAsia="Times New Roman"/>
          <w:color w:val="000000" w:themeColor="text1"/>
        </w:rPr>
        <w:t xml:space="preserve">relevant </w:t>
      </w:r>
      <w:r w:rsidR="00CA4EEF">
        <w:rPr>
          <w:rFonts w:eastAsia="Times New Roman"/>
          <w:color w:val="000000" w:themeColor="text1"/>
        </w:rPr>
        <w:t>general management skills</w:t>
      </w:r>
      <w:r w:rsidR="002F419D">
        <w:rPr>
          <w:rFonts w:eastAsia="Times New Roman"/>
          <w:color w:val="000000" w:themeColor="text1"/>
        </w:rPr>
        <w:t xml:space="preserve"> for the job</w:t>
      </w:r>
      <w:r w:rsidR="00735AC5">
        <w:rPr>
          <w:rFonts w:eastAsia="Times New Roman"/>
          <w:color w:val="000000" w:themeColor="text1"/>
        </w:rPr>
        <w:t xml:space="preserve"> or </w:t>
      </w:r>
      <w:r w:rsidR="005C5D3C">
        <w:rPr>
          <w:rFonts w:eastAsia="Times New Roman"/>
          <w:color w:val="000000" w:themeColor="text1"/>
        </w:rPr>
        <w:t>could it be</w:t>
      </w:r>
      <w:r w:rsidR="00735AC5">
        <w:rPr>
          <w:rFonts w:eastAsia="Times New Roman"/>
          <w:color w:val="000000" w:themeColor="text1"/>
        </w:rPr>
        <w:t xml:space="preserve"> better done by others</w:t>
      </w:r>
      <w:r w:rsidR="002F419D">
        <w:rPr>
          <w:rFonts w:eastAsia="Times New Roman"/>
          <w:color w:val="000000" w:themeColor="text1"/>
        </w:rPr>
        <w:t xml:space="preserve">. The World Economic Forum has published </w:t>
      </w:r>
      <w:r w:rsidR="00412C48">
        <w:rPr>
          <w:rFonts w:eastAsia="Times New Roman"/>
          <w:color w:val="000000" w:themeColor="text1"/>
        </w:rPr>
        <w:t xml:space="preserve">the results of a </w:t>
      </w:r>
      <w:r w:rsidR="002F419D">
        <w:rPr>
          <w:rFonts w:eastAsia="Times New Roman"/>
          <w:color w:val="000000" w:themeColor="text1"/>
        </w:rPr>
        <w:t xml:space="preserve">survey </w:t>
      </w:r>
      <w:r w:rsidR="00412C48">
        <w:rPr>
          <w:rFonts w:eastAsia="Times New Roman"/>
          <w:color w:val="000000" w:themeColor="text1"/>
        </w:rPr>
        <w:t>(Grey, 2016) designed to identify ‘the skills you need to thrive in the fourth industrial revolution’</w:t>
      </w:r>
      <w:r w:rsidR="00941369">
        <w:rPr>
          <w:rFonts w:eastAsia="Times New Roman"/>
          <w:color w:val="000000" w:themeColor="text1"/>
        </w:rPr>
        <w:t xml:space="preserve">. These are </w:t>
      </w:r>
      <w:r w:rsidR="00555673">
        <w:rPr>
          <w:rFonts w:eastAsia="Times New Roman"/>
          <w:color w:val="000000" w:themeColor="text1"/>
        </w:rPr>
        <w:t>shown in Table 1</w:t>
      </w:r>
      <w:r w:rsidR="00412C48">
        <w:rPr>
          <w:rFonts w:eastAsia="Times New Roman"/>
          <w:color w:val="000000" w:themeColor="text1"/>
        </w:rPr>
        <w:t>.</w:t>
      </w:r>
      <w:r w:rsidR="00941369">
        <w:rPr>
          <w:rFonts w:eastAsia="Times New Roman"/>
          <w:color w:val="000000" w:themeColor="text1"/>
        </w:rPr>
        <w:t xml:space="preserve"> One could expect OR practitioners to rate </w:t>
      </w:r>
      <w:r w:rsidR="0053229E">
        <w:rPr>
          <w:rFonts w:eastAsia="Times New Roman"/>
          <w:color w:val="000000" w:themeColor="text1"/>
        </w:rPr>
        <w:t xml:space="preserve">very </w:t>
      </w:r>
      <w:r w:rsidR="00941369">
        <w:rPr>
          <w:rFonts w:eastAsia="Times New Roman"/>
          <w:color w:val="000000" w:themeColor="text1"/>
        </w:rPr>
        <w:t xml:space="preserve">highly in terms of the top three skills </w:t>
      </w:r>
      <w:r w:rsidR="00CA4EEF">
        <w:rPr>
          <w:rFonts w:eastAsia="Times New Roman"/>
          <w:color w:val="000000" w:themeColor="text1"/>
        </w:rPr>
        <w:t xml:space="preserve">required </w:t>
      </w:r>
      <w:r w:rsidR="00941369">
        <w:rPr>
          <w:rFonts w:eastAsia="Times New Roman"/>
          <w:color w:val="000000" w:themeColor="text1"/>
        </w:rPr>
        <w:t>(complex problem solving</w:t>
      </w:r>
      <w:r w:rsidR="0053229E">
        <w:rPr>
          <w:rFonts w:eastAsia="Times New Roman"/>
          <w:color w:val="000000" w:themeColor="text1"/>
        </w:rPr>
        <w:t xml:space="preserve">, critical thinking, </w:t>
      </w:r>
      <w:r w:rsidR="005C5D3C">
        <w:rPr>
          <w:rFonts w:eastAsia="Times New Roman"/>
          <w:color w:val="000000" w:themeColor="text1"/>
        </w:rPr>
        <w:t xml:space="preserve">and </w:t>
      </w:r>
      <w:r w:rsidR="0053229E">
        <w:rPr>
          <w:rFonts w:eastAsia="Times New Roman"/>
          <w:color w:val="000000" w:themeColor="text1"/>
        </w:rPr>
        <w:t>creativity)</w:t>
      </w:r>
      <w:r w:rsidR="008B1E5B">
        <w:rPr>
          <w:rFonts w:eastAsia="Times New Roman"/>
          <w:color w:val="000000" w:themeColor="text1"/>
        </w:rPr>
        <w:t xml:space="preserve"> and</w:t>
      </w:r>
      <w:r w:rsidR="00941369">
        <w:rPr>
          <w:rFonts w:eastAsia="Times New Roman"/>
          <w:color w:val="000000" w:themeColor="text1"/>
        </w:rPr>
        <w:t xml:space="preserve"> </w:t>
      </w:r>
      <w:r w:rsidR="00CA4EEF">
        <w:rPr>
          <w:rFonts w:eastAsia="Times New Roman"/>
          <w:color w:val="000000" w:themeColor="text1"/>
        </w:rPr>
        <w:t xml:space="preserve">we could expect </w:t>
      </w:r>
      <w:r w:rsidR="00941369">
        <w:rPr>
          <w:rFonts w:eastAsia="Times New Roman"/>
          <w:color w:val="000000" w:themeColor="text1"/>
        </w:rPr>
        <w:lastRenderedPageBreak/>
        <w:t>e</w:t>
      </w:r>
      <w:r w:rsidR="00CA4EEF">
        <w:rPr>
          <w:rFonts w:eastAsia="Times New Roman"/>
          <w:color w:val="000000" w:themeColor="text1"/>
        </w:rPr>
        <w:t>xperienced practitioners to</w:t>
      </w:r>
      <w:r w:rsidR="00941369">
        <w:rPr>
          <w:rFonts w:eastAsia="Times New Roman"/>
          <w:color w:val="000000" w:themeColor="text1"/>
        </w:rPr>
        <w:t xml:space="preserve"> rate highly </w:t>
      </w:r>
      <w:r w:rsidR="0053229E">
        <w:rPr>
          <w:rFonts w:eastAsia="Times New Roman"/>
          <w:color w:val="000000" w:themeColor="text1"/>
        </w:rPr>
        <w:t xml:space="preserve">against </w:t>
      </w:r>
      <w:r w:rsidR="00CA4EEF">
        <w:rPr>
          <w:rFonts w:eastAsia="Times New Roman"/>
          <w:color w:val="000000" w:themeColor="text1"/>
        </w:rPr>
        <w:t xml:space="preserve">the next two </w:t>
      </w:r>
      <w:r w:rsidR="00535595">
        <w:rPr>
          <w:rFonts w:eastAsia="Times New Roman"/>
          <w:color w:val="000000" w:themeColor="text1"/>
        </w:rPr>
        <w:t xml:space="preserve">as well </w:t>
      </w:r>
      <w:r w:rsidR="00CA4EEF">
        <w:rPr>
          <w:rFonts w:eastAsia="Times New Roman"/>
          <w:color w:val="000000" w:themeColor="text1"/>
        </w:rPr>
        <w:t>(people management and</w:t>
      </w:r>
      <w:r w:rsidR="0053229E">
        <w:rPr>
          <w:rFonts w:eastAsia="Times New Roman"/>
          <w:color w:val="000000" w:themeColor="text1"/>
        </w:rPr>
        <w:t xml:space="preserve"> coordinating with other</w:t>
      </w:r>
      <w:r w:rsidR="00555673">
        <w:rPr>
          <w:rFonts w:eastAsia="Times New Roman"/>
          <w:color w:val="000000" w:themeColor="text1"/>
        </w:rPr>
        <w:t>s). W</w:t>
      </w:r>
      <w:r w:rsidR="008B1E5B">
        <w:rPr>
          <w:rFonts w:eastAsia="Times New Roman"/>
          <w:color w:val="000000" w:themeColor="text1"/>
        </w:rPr>
        <w:t>e can anticipate</w:t>
      </w:r>
      <w:r w:rsidR="0053229E">
        <w:rPr>
          <w:rFonts w:eastAsia="Times New Roman"/>
          <w:color w:val="000000" w:themeColor="text1"/>
        </w:rPr>
        <w:t xml:space="preserve"> that some </w:t>
      </w:r>
      <w:r w:rsidR="008B1E5B">
        <w:rPr>
          <w:rFonts w:eastAsia="Times New Roman"/>
          <w:color w:val="000000" w:themeColor="text1"/>
        </w:rPr>
        <w:t>practitioners</w:t>
      </w:r>
      <w:r w:rsidR="0053229E">
        <w:rPr>
          <w:rFonts w:eastAsia="Times New Roman"/>
          <w:color w:val="000000" w:themeColor="text1"/>
        </w:rPr>
        <w:t xml:space="preserve"> would </w:t>
      </w:r>
      <w:r w:rsidR="00596D0C">
        <w:rPr>
          <w:rFonts w:eastAsia="Times New Roman"/>
          <w:color w:val="000000" w:themeColor="text1"/>
        </w:rPr>
        <w:t xml:space="preserve">also </w:t>
      </w:r>
      <w:r w:rsidR="0053229E">
        <w:rPr>
          <w:rFonts w:eastAsia="Times New Roman"/>
          <w:color w:val="000000" w:themeColor="text1"/>
        </w:rPr>
        <w:t>develop profic</w:t>
      </w:r>
      <w:r w:rsidR="00596D0C">
        <w:rPr>
          <w:rFonts w:eastAsia="Times New Roman"/>
          <w:color w:val="000000" w:themeColor="text1"/>
        </w:rPr>
        <w:t>iency in some of the remaining five</w:t>
      </w:r>
      <w:r w:rsidR="0053229E">
        <w:rPr>
          <w:rFonts w:eastAsia="Times New Roman"/>
          <w:color w:val="000000" w:themeColor="text1"/>
        </w:rPr>
        <w:t xml:space="preserve"> skills. </w:t>
      </w:r>
      <w:r w:rsidR="00555673">
        <w:rPr>
          <w:rFonts w:eastAsia="Times New Roman"/>
          <w:color w:val="000000" w:themeColor="text1"/>
        </w:rPr>
        <w:t>In conclusion, i</w:t>
      </w:r>
      <w:r w:rsidR="00680343">
        <w:rPr>
          <w:rFonts w:eastAsia="Times New Roman"/>
          <w:color w:val="000000" w:themeColor="text1"/>
        </w:rPr>
        <w:t xml:space="preserve">t would seem that OR professionals </w:t>
      </w:r>
      <w:r w:rsidR="008B1E5B">
        <w:rPr>
          <w:rFonts w:eastAsia="Times New Roman"/>
          <w:color w:val="000000" w:themeColor="text1"/>
        </w:rPr>
        <w:t xml:space="preserve">already </w:t>
      </w:r>
      <w:r w:rsidR="00680343">
        <w:rPr>
          <w:rFonts w:eastAsia="Times New Roman"/>
          <w:color w:val="000000" w:themeColor="text1"/>
        </w:rPr>
        <w:t>have</w:t>
      </w:r>
      <w:r w:rsidR="008B1E5B">
        <w:rPr>
          <w:rFonts w:eastAsia="Times New Roman"/>
          <w:color w:val="000000" w:themeColor="text1"/>
        </w:rPr>
        <w:t xml:space="preserve"> a high proficiency in the </w:t>
      </w:r>
      <w:r w:rsidR="00662DAF">
        <w:rPr>
          <w:rFonts w:eastAsia="Times New Roman"/>
          <w:color w:val="000000" w:themeColor="text1"/>
        </w:rPr>
        <w:t xml:space="preserve">general management </w:t>
      </w:r>
      <w:r w:rsidR="00680343">
        <w:rPr>
          <w:rFonts w:eastAsia="Times New Roman"/>
          <w:color w:val="000000" w:themeColor="text1"/>
        </w:rPr>
        <w:t xml:space="preserve">skills </w:t>
      </w:r>
      <w:r w:rsidR="00555673">
        <w:rPr>
          <w:rFonts w:eastAsia="Times New Roman"/>
          <w:color w:val="000000" w:themeColor="text1"/>
        </w:rPr>
        <w:t xml:space="preserve">likely to be </w:t>
      </w:r>
      <w:r w:rsidR="00680343">
        <w:rPr>
          <w:rFonts w:eastAsia="Times New Roman"/>
          <w:color w:val="000000" w:themeColor="text1"/>
        </w:rPr>
        <w:t xml:space="preserve">required in </w:t>
      </w:r>
      <w:r w:rsidR="00555673">
        <w:rPr>
          <w:rFonts w:eastAsia="Times New Roman"/>
          <w:color w:val="000000" w:themeColor="text1"/>
        </w:rPr>
        <w:t>the coming years.</w:t>
      </w:r>
      <w:r w:rsidR="00662DAF">
        <w:rPr>
          <w:rFonts w:eastAsia="Times New Roman"/>
          <w:color w:val="000000" w:themeColor="text1"/>
        </w:rPr>
        <w:t xml:space="preserve"> </w:t>
      </w:r>
      <w:r w:rsidR="00555673">
        <w:rPr>
          <w:rFonts w:eastAsia="Times New Roman"/>
          <w:color w:val="000000" w:themeColor="text1"/>
        </w:rPr>
        <w:t>O</w:t>
      </w:r>
      <w:r w:rsidR="008B1E5B">
        <w:rPr>
          <w:rFonts w:eastAsia="Times New Roman"/>
          <w:color w:val="000000" w:themeColor="text1"/>
        </w:rPr>
        <w:t xml:space="preserve">n the face of it, </w:t>
      </w:r>
      <w:r w:rsidR="005C5D3C">
        <w:rPr>
          <w:rFonts w:eastAsia="Times New Roman"/>
          <w:color w:val="000000" w:themeColor="text1"/>
        </w:rPr>
        <w:t>it seems that OR practitioners</w:t>
      </w:r>
      <w:r w:rsidR="00662DAF">
        <w:rPr>
          <w:rFonts w:eastAsia="Times New Roman"/>
          <w:color w:val="000000" w:themeColor="text1"/>
        </w:rPr>
        <w:t xml:space="preserve"> are</w:t>
      </w:r>
      <w:r w:rsidR="008B1E5B">
        <w:rPr>
          <w:rFonts w:eastAsia="Times New Roman"/>
          <w:color w:val="000000" w:themeColor="text1"/>
        </w:rPr>
        <w:t xml:space="preserve"> well</w:t>
      </w:r>
      <w:r w:rsidR="00A94F11">
        <w:rPr>
          <w:rFonts w:eastAsia="Times New Roman"/>
          <w:color w:val="000000" w:themeColor="text1"/>
        </w:rPr>
        <w:t xml:space="preserve"> placed to supervise </w:t>
      </w:r>
      <w:r w:rsidR="00555673">
        <w:rPr>
          <w:rFonts w:eastAsia="Times New Roman"/>
          <w:color w:val="000000" w:themeColor="text1"/>
        </w:rPr>
        <w:t xml:space="preserve">the application of </w:t>
      </w:r>
      <w:r w:rsidR="00A94F11">
        <w:rPr>
          <w:rFonts w:eastAsia="Times New Roman"/>
          <w:color w:val="000000" w:themeColor="text1"/>
        </w:rPr>
        <w:t>AI</w:t>
      </w:r>
      <w:r w:rsidR="005C5D3C">
        <w:rPr>
          <w:rFonts w:eastAsia="Times New Roman"/>
          <w:color w:val="000000" w:themeColor="text1"/>
        </w:rPr>
        <w:t>,</w:t>
      </w:r>
      <w:r w:rsidR="00A94F11">
        <w:rPr>
          <w:rFonts w:eastAsia="Times New Roman"/>
          <w:color w:val="000000" w:themeColor="text1"/>
        </w:rPr>
        <w:t xml:space="preserve"> bringing to bear </w:t>
      </w:r>
      <w:r w:rsidR="008B1E5B">
        <w:rPr>
          <w:rFonts w:eastAsia="Times New Roman"/>
          <w:color w:val="000000" w:themeColor="text1"/>
        </w:rPr>
        <w:t xml:space="preserve">both </w:t>
      </w:r>
      <w:r w:rsidR="00A94F11">
        <w:rPr>
          <w:rFonts w:eastAsia="Times New Roman"/>
          <w:color w:val="000000" w:themeColor="text1"/>
        </w:rPr>
        <w:t xml:space="preserve">their </w:t>
      </w:r>
      <w:r w:rsidR="00555673">
        <w:rPr>
          <w:rFonts w:eastAsia="Times New Roman"/>
          <w:color w:val="000000" w:themeColor="text1"/>
        </w:rPr>
        <w:t>managerial</w:t>
      </w:r>
      <w:r w:rsidR="00A94F11">
        <w:rPr>
          <w:rFonts w:eastAsia="Times New Roman"/>
          <w:color w:val="000000" w:themeColor="text1"/>
        </w:rPr>
        <w:t xml:space="preserve"> skills and their </w:t>
      </w:r>
      <w:r w:rsidR="00CA4EEF">
        <w:rPr>
          <w:rFonts w:eastAsia="Times New Roman"/>
          <w:color w:val="000000" w:themeColor="text1"/>
        </w:rPr>
        <w:t xml:space="preserve">understanding of </w:t>
      </w:r>
      <w:r w:rsidR="005C5D3C">
        <w:rPr>
          <w:rFonts w:eastAsia="Times New Roman"/>
          <w:color w:val="000000" w:themeColor="text1"/>
        </w:rPr>
        <w:t xml:space="preserve">the </w:t>
      </w:r>
      <w:r w:rsidR="00CA4EEF">
        <w:rPr>
          <w:rFonts w:eastAsia="Times New Roman"/>
          <w:color w:val="000000" w:themeColor="text1"/>
        </w:rPr>
        <w:t>analytic</w:t>
      </w:r>
      <w:r w:rsidR="008B1E5B">
        <w:rPr>
          <w:rFonts w:eastAsia="Times New Roman"/>
          <w:color w:val="000000" w:themeColor="text1"/>
        </w:rPr>
        <w:t xml:space="preserve"> process</w:t>
      </w:r>
      <w:r w:rsidR="00A94F11">
        <w:rPr>
          <w:rFonts w:eastAsia="Times New Roman"/>
          <w:color w:val="000000" w:themeColor="text1"/>
        </w:rPr>
        <w:t>.</w:t>
      </w:r>
    </w:p>
    <w:p w14:paraId="54677894" w14:textId="77777777" w:rsidR="00412C48" w:rsidRDefault="00412C48" w:rsidP="007A7381">
      <w:pPr>
        <w:rPr>
          <w:rFonts w:eastAsia="Times New Roman"/>
          <w:color w:val="000000" w:themeColor="text1"/>
        </w:rPr>
      </w:pPr>
    </w:p>
    <w:p w14:paraId="2089A6CD" w14:textId="62DD01CD" w:rsidR="00412C48" w:rsidRPr="00A94F11" w:rsidRDefault="00555673" w:rsidP="007A7381">
      <w:pPr>
        <w:rPr>
          <w:rFonts w:eastAsia="Times New Roman"/>
          <w:b/>
          <w:color w:val="000000" w:themeColor="text1"/>
        </w:rPr>
      </w:pPr>
      <w:r>
        <w:rPr>
          <w:rFonts w:eastAsia="Times New Roman"/>
          <w:b/>
          <w:color w:val="000000" w:themeColor="text1"/>
        </w:rPr>
        <w:t>Table 1</w:t>
      </w:r>
      <w:r w:rsidR="00941369" w:rsidRPr="00A94F11">
        <w:rPr>
          <w:rFonts w:eastAsia="Times New Roman"/>
          <w:b/>
          <w:color w:val="000000" w:themeColor="text1"/>
        </w:rPr>
        <w:t>.</w:t>
      </w:r>
      <w:r w:rsidR="00412C48" w:rsidRPr="00A94F11">
        <w:rPr>
          <w:rFonts w:eastAsia="Times New Roman"/>
          <w:b/>
          <w:color w:val="000000" w:themeColor="text1"/>
        </w:rPr>
        <w:t xml:space="preserve"> </w:t>
      </w:r>
      <w:r w:rsidR="00412C48" w:rsidRPr="00A94F11">
        <w:rPr>
          <w:rFonts w:eastAsia="Times New Roman"/>
          <w:color w:val="000000" w:themeColor="text1"/>
        </w:rPr>
        <w:t>The skills you need to thrive in th</w:t>
      </w:r>
      <w:r w:rsidR="00941369" w:rsidRPr="00A94F11">
        <w:rPr>
          <w:rFonts w:eastAsia="Times New Roman"/>
          <w:color w:val="000000" w:themeColor="text1"/>
        </w:rPr>
        <w:t>e fourth industrial revolution (Grey, 2016)</w:t>
      </w:r>
    </w:p>
    <w:p w14:paraId="22CC488B" w14:textId="77777777" w:rsidR="00941369" w:rsidRPr="00A94F11" w:rsidRDefault="00941369" w:rsidP="007A7381">
      <w:pPr>
        <w:rPr>
          <w:rFonts w:eastAsia="Times New Roman"/>
          <w:color w:val="000000" w:themeColor="text1"/>
        </w:rPr>
      </w:pPr>
    </w:p>
    <w:p w14:paraId="4F6C0D4C" w14:textId="444F692F" w:rsidR="00941369" w:rsidRPr="00A94F11" w:rsidRDefault="00941369" w:rsidP="00941369">
      <w:pPr>
        <w:pStyle w:val="ListParagraph"/>
        <w:numPr>
          <w:ilvl w:val="0"/>
          <w:numId w:val="5"/>
        </w:numPr>
        <w:rPr>
          <w:rFonts w:ascii="Times New Roman" w:eastAsia="Times New Roman" w:hAnsi="Times New Roman" w:cs="Times New Roman"/>
          <w:color w:val="000000" w:themeColor="text1"/>
        </w:rPr>
      </w:pPr>
      <w:r w:rsidRPr="00A94F11">
        <w:rPr>
          <w:rFonts w:ascii="Times New Roman" w:eastAsia="Times New Roman" w:hAnsi="Times New Roman" w:cs="Times New Roman"/>
          <w:color w:val="000000" w:themeColor="text1"/>
        </w:rPr>
        <w:t>Complex problem solving</w:t>
      </w:r>
    </w:p>
    <w:p w14:paraId="4DEE26B2" w14:textId="7EAA4CFA" w:rsidR="00941369" w:rsidRPr="00A94F11" w:rsidRDefault="00941369" w:rsidP="00941369">
      <w:pPr>
        <w:pStyle w:val="ListParagraph"/>
        <w:numPr>
          <w:ilvl w:val="0"/>
          <w:numId w:val="5"/>
        </w:numPr>
        <w:rPr>
          <w:rFonts w:ascii="Times New Roman" w:eastAsia="Times New Roman" w:hAnsi="Times New Roman" w:cs="Times New Roman"/>
          <w:color w:val="000000" w:themeColor="text1"/>
        </w:rPr>
      </w:pPr>
      <w:r w:rsidRPr="00A94F11">
        <w:rPr>
          <w:rFonts w:ascii="Times New Roman" w:eastAsia="Times New Roman" w:hAnsi="Times New Roman" w:cs="Times New Roman"/>
          <w:color w:val="000000" w:themeColor="text1"/>
        </w:rPr>
        <w:t>Critical thinking</w:t>
      </w:r>
    </w:p>
    <w:p w14:paraId="45EC59C4" w14:textId="173C81C2" w:rsidR="00941369" w:rsidRPr="00A94F11" w:rsidRDefault="00941369" w:rsidP="00941369">
      <w:pPr>
        <w:pStyle w:val="ListParagraph"/>
        <w:numPr>
          <w:ilvl w:val="0"/>
          <w:numId w:val="5"/>
        </w:numPr>
        <w:rPr>
          <w:rFonts w:ascii="Times New Roman" w:eastAsia="Times New Roman" w:hAnsi="Times New Roman" w:cs="Times New Roman"/>
          <w:color w:val="000000" w:themeColor="text1"/>
        </w:rPr>
      </w:pPr>
      <w:r w:rsidRPr="00A94F11">
        <w:rPr>
          <w:rFonts w:ascii="Times New Roman" w:eastAsia="Times New Roman" w:hAnsi="Times New Roman" w:cs="Times New Roman"/>
          <w:color w:val="000000" w:themeColor="text1"/>
        </w:rPr>
        <w:t>Creativity</w:t>
      </w:r>
    </w:p>
    <w:p w14:paraId="358306D8" w14:textId="5E2064DB" w:rsidR="00941369" w:rsidRPr="00A94F11" w:rsidRDefault="00941369" w:rsidP="00941369">
      <w:pPr>
        <w:pStyle w:val="ListParagraph"/>
        <w:numPr>
          <w:ilvl w:val="0"/>
          <w:numId w:val="5"/>
        </w:numPr>
        <w:rPr>
          <w:rFonts w:ascii="Times New Roman" w:eastAsia="Times New Roman" w:hAnsi="Times New Roman" w:cs="Times New Roman"/>
          <w:color w:val="000000" w:themeColor="text1"/>
        </w:rPr>
      </w:pPr>
      <w:r w:rsidRPr="00A94F11">
        <w:rPr>
          <w:rFonts w:ascii="Times New Roman" w:eastAsia="Times New Roman" w:hAnsi="Times New Roman" w:cs="Times New Roman"/>
          <w:color w:val="000000" w:themeColor="text1"/>
        </w:rPr>
        <w:t>People management</w:t>
      </w:r>
    </w:p>
    <w:p w14:paraId="66582215" w14:textId="319F4379" w:rsidR="00941369" w:rsidRPr="00A94F11" w:rsidRDefault="00941369" w:rsidP="00941369">
      <w:pPr>
        <w:pStyle w:val="ListParagraph"/>
        <w:numPr>
          <w:ilvl w:val="0"/>
          <w:numId w:val="5"/>
        </w:numPr>
        <w:rPr>
          <w:rFonts w:ascii="Times New Roman" w:eastAsia="Times New Roman" w:hAnsi="Times New Roman" w:cs="Times New Roman"/>
          <w:color w:val="000000" w:themeColor="text1"/>
        </w:rPr>
      </w:pPr>
      <w:r w:rsidRPr="00A94F11">
        <w:rPr>
          <w:rFonts w:ascii="Times New Roman" w:eastAsia="Times New Roman" w:hAnsi="Times New Roman" w:cs="Times New Roman"/>
          <w:color w:val="000000" w:themeColor="text1"/>
        </w:rPr>
        <w:t>Coordinating with others</w:t>
      </w:r>
    </w:p>
    <w:p w14:paraId="1BCA0E9C" w14:textId="55575C71" w:rsidR="00941369" w:rsidRPr="00A94F11" w:rsidRDefault="00941369" w:rsidP="00941369">
      <w:pPr>
        <w:pStyle w:val="ListParagraph"/>
        <w:numPr>
          <w:ilvl w:val="0"/>
          <w:numId w:val="5"/>
        </w:numPr>
        <w:rPr>
          <w:rFonts w:ascii="Times New Roman" w:eastAsia="Times New Roman" w:hAnsi="Times New Roman" w:cs="Times New Roman"/>
          <w:color w:val="000000" w:themeColor="text1"/>
        </w:rPr>
      </w:pPr>
      <w:r w:rsidRPr="00A94F11">
        <w:rPr>
          <w:rFonts w:ascii="Times New Roman" w:eastAsia="Times New Roman" w:hAnsi="Times New Roman" w:cs="Times New Roman"/>
          <w:color w:val="000000" w:themeColor="text1"/>
        </w:rPr>
        <w:t>Emotional intelligence</w:t>
      </w:r>
    </w:p>
    <w:p w14:paraId="074AA2E2" w14:textId="243271EC" w:rsidR="00941369" w:rsidRPr="00A94F11" w:rsidRDefault="00941369" w:rsidP="00941369">
      <w:pPr>
        <w:pStyle w:val="ListParagraph"/>
        <w:numPr>
          <w:ilvl w:val="0"/>
          <w:numId w:val="5"/>
        </w:numPr>
        <w:rPr>
          <w:rFonts w:ascii="Times New Roman" w:eastAsia="Times New Roman" w:hAnsi="Times New Roman" w:cs="Times New Roman"/>
          <w:color w:val="000000" w:themeColor="text1"/>
        </w:rPr>
      </w:pPr>
      <w:r w:rsidRPr="00A94F11">
        <w:rPr>
          <w:rFonts w:ascii="Times New Roman" w:eastAsia="Times New Roman" w:hAnsi="Times New Roman" w:cs="Times New Roman"/>
          <w:color w:val="000000" w:themeColor="text1"/>
        </w:rPr>
        <w:t>Judgement and decision-making</w:t>
      </w:r>
    </w:p>
    <w:p w14:paraId="5A91BDFD" w14:textId="17F03A15" w:rsidR="00941369" w:rsidRPr="00A94F11" w:rsidRDefault="00941369" w:rsidP="00941369">
      <w:pPr>
        <w:pStyle w:val="ListParagraph"/>
        <w:numPr>
          <w:ilvl w:val="0"/>
          <w:numId w:val="5"/>
        </w:numPr>
        <w:rPr>
          <w:rFonts w:ascii="Times New Roman" w:eastAsia="Times New Roman" w:hAnsi="Times New Roman" w:cs="Times New Roman"/>
          <w:color w:val="000000" w:themeColor="text1"/>
        </w:rPr>
      </w:pPr>
      <w:r w:rsidRPr="00A94F11">
        <w:rPr>
          <w:rFonts w:ascii="Times New Roman" w:eastAsia="Times New Roman" w:hAnsi="Times New Roman" w:cs="Times New Roman"/>
          <w:color w:val="000000" w:themeColor="text1"/>
        </w:rPr>
        <w:t>Service operation</w:t>
      </w:r>
    </w:p>
    <w:p w14:paraId="3E492A80" w14:textId="389A63E9" w:rsidR="00941369" w:rsidRPr="00A94F11" w:rsidRDefault="00941369" w:rsidP="00941369">
      <w:pPr>
        <w:pStyle w:val="ListParagraph"/>
        <w:numPr>
          <w:ilvl w:val="0"/>
          <w:numId w:val="5"/>
        </w:numPr>
        <w:rPr>
          <w:rFonts w:ascii="Times New Roman" w:eastAsia="Times New Roman" w:hAnsi="Times New Roman" w:cs="Times New Roman"/>
          <w:color w:val="000000" w:themeColor="text1"/>
        </w:rPr>
      </w:pPr>
      <w:r w:rsidRPr="00A94F11">
        <w:rPr>
          <w:rFonts w:ascii="Times New Roman" w:eastAsia="Times New Roman" w:hAnsi="Times New Roman" w:cs="Times New Roman"/>
          <w:color w:val="000000" w:themeColor="text1"/>
        </w:rPr>
        <w:t>Negotiation</w:t>
      </w:r>
    </w:p>
    <w:p w14:paraId="597371A7" w14:textId="23525EC3" w:rsidR="00941369" w:rsidRPr="00A94F11" w:rsidRDefault="00941369" w:rsidP="007A7381">
      <w:pPr>
        <w:pStyle w:val="ListParagraph"/>
        <w:numPr>
          <w:ilvl w:val="0"/>
          <w:numId w:val="5"/>
        </w:numPr>
        <w:rPr>
          <w:rFonts w:ascii="Times New Roman" w:eastAsia="Times New Roman" w:hAnsi="Times New Roman" w:cs="Times New Roman"/>
          <w:color w:val="000000" w:themeColor="text1"/>
        </w:rPr>
      </w:pPr>
      <w:r w:rsidRPr="00A94F11">
        <w:rPr>
          <w:rFonts w:ascii="Times New Roman" w:eastAsia="Times New Roman" w:hAnsi="Times New Roman" w:cs="Times New Roman"/>
          <w:color w:val="000000" w:themeColor="text1"/>
        </w:rPr>
        <w:t>Cognitive Flexibility</w:t>
      </w:r>
    </w:p>
    <w:p w14:paraId="0CCA3DD8" w14:textId="77777777" w:rsidR="00131D6E" w:rsidRPr="00A94F11" w:rsidRDefault="00131D6E" w:rsidP="004B733C">
      <w:pPr>
        <w:rPr>
          <w:rFonts w:eastAsia="Times New Roman"/>
          <w:color w:val="000000" w:themeColor="text1"/>
        </w:rPr>
      </w:pPr>
    </w:p>
    <w:p w14:paraId="1D2F5D6A" w14:textId="74947953" w:rsidR="00F97AB0" w:rsidRPr="00A94F11" w:rsidRDefault="00740179" w:rsidP="004B733C">
      <w:pPr>
        <w:rPr>
          <w:b/>
          <w:color w:val="000000" w:themeColor="text1"/>
        </w:rPr>
      </w:pPr>
      <w:r w:rsidRPr="00A94F11">
        <w:rPr>
          <w:b/>
          <w:color w:val="000000" w:themeColor="text1"/>
        </w:rPr>
        <w:t xml:space="preserve">Implications for </w:t>
      </w:r>
      <w:r w:rsidR="00555673">
        <w:rPr>
          <w:b/>
          <w:color w:val="000000" w:themeColor="text1"/>
        </w:rPr>
        <w:t xml:space="preserve">the </w:t>
      </w:r>
      <w:r w:rsidRPr="00A94F11">
        <w:rPr>
          <w:b/>
          <w:color w:val="000000" w:themeColor="text1"/>
        </w:rPr>
        <w:t>OR</w:t>
      </w:r>
      <w:r w:rsidR="00555673">
        <w:rPr>
          <w:b/>
          <w:color w:val="000000" w:themeColor="text1"/>
        </w:rPr>
        <w:t xml:space="preserve"> profession</w:t>
      </w:r>
      <w:r w:rsidRPr="00A94F11">
        <w:rPr>
          <w:b/>
          <w:color w:val="000000" w:themeColor="text1"/>
        </w:rPr>
        <w:t xml:space="preserve"> </w:t>
      </w:r>
    </w:p>
    <w:p w14:paraId="246C98B0" w14:textId="77777777" w:rsidR="0047321B" w:rsidRPr="00A94F11" w:rsidRDefault="0047321B" w:rsidP="004B733C">
      <w:pPr>
        <w:rPr>
          <w:color w:val="000000" w:themeColor="text1"/>
        </w:rPr>
      </w:pPr>
    </w:p>
    <w:p w14:paraId="539AFAB3" w14:textId="73A76210" w:rsidR="00555673" w:rsidRPr="00555673" w:rsidRDefault="00555673" w:rsidP="00892E3C">
      <w:pPr>
        <w:rPr>
          <w:i/>
          <w:color w:val="000000" w:themeColor="text1"/>
        </w:rPr>
      </w:pPr>
      <w:r w:rsidRPr="00555673">
        <w:rPr>
          <w:i/>
          <w:color w:val="000000" w:themeColor="text1"/>
        </w:rPr>
        <w:t>Overall prospects for OR jobs</w:t>
      </w:r>
    </w:p>
    <w:p w14:paraId="7B908E13" w14:textId="77777777" w:rsidR="00555673" w:rsidRDefault="00555673" w:rsidP="00892E3C">
      <w:pPr>
        <w:rPr>
          <w:color w:val="000000" w:themeColor="text1"/>
        </w:rPr>
      </w:pPr>
    </w:p>
    <w:p w14:paraId="68D4506D" w14:textId="734CDA62" w:rsidR="00F15379" w:rsidRDefault="005F16DA" w:rsidP="00892E3C">
      <w:pPr>
        <w:rPr>
          <w:color w:val="000000" w:themeColor="text1"/>
        </w:rPr>
      </w:pPr>
      <w:r>
        <w:rPr>
          <w:color w:val="000000" w:themeColor="text1"/>
        </w:rPr>
        <w:t xml:space="preserve">In 2013 the Oxford Martin </w:t>
      </w:r>
      <w:r w:rsidR="00441699">
        <w:rPr>
          <w:color w:val="000000" w:themeColor="text1"/>
        </w:rPr>
        <w:t xml:space="preserve">School at the University of Oxford published </w:t>
      </w:r>
      <w:r w:rsidR="00412F82">
        <w:rPr>
          <w:color w:val="000000" w:themeColor="text1"/>
        </w:rPr>
        <w:t xml:space="preserve">some research findings in a paper </w:t>
      </w:r>
      <w:r w:rsidR="00441699">
        <w:rPr>
          <w:color w:val="000000" w:themeColor="text1"/>
        </w:rPr>
        <w:t>titled</w:t>
      </w:r>
      <w:r w:rsidR="00453211">
        <w:rPr>
          <w:color w:val="000000" w:themeColor="text1"/>
        </w:rPr>
        <w:t xml:space="preserve"> </w:t>
      </w:r>
      <w:r w:rsidRPr="002F4FA6">
        <w:rPr>
          <w:rFonts w:eastAsia="Times New Roman"/>
          <w:i/>
          <w:color w:val="333333"/>
          <w:spacing w:val="2"/>
          <w:shd w:val="clear" w:color="auto" w:fill="FCFCFC"/>
        </w:rPr>
        <w:t>The Future of Employment: How Susceptibl</w:t>
      </w:r>
      <w:r w:rsidR="00C91443">
        <w:rPr>
          <w:rFonts w:eastAsia="Times New Roman"/>
          <w:i/>
          <w:color w:val="333333"/>
          <w:spacing w:val="2"/>
          <w:shd w:val="clear" w:color="auto" w:fill="FCFCFC"/>
        </w:rPr>
        <w:t>e A</w:t>
      </w:r>
      <w:r w:rsidRPr="002F4FA6">
        <w:rPr>
          <w:rFonts w:eastAsia="Times New Roman"/>
          <w:i/>
          <w:color w:val="333333"/>
          <w:spacing w:val="2"/>
          <w:shd w:val="clear" w:color="auto" w:fill="FCFCFC"/>
        </w:rPr>
        <w:t>re Jobs to Computerization?</w:t>
      </w:r>
      <w:r>
        <w:rPr>
          <w:color w:val="000000" w:themeColor="text1"/>
        </w:rPr>
        <w:t xml:space="preserve"> (Frey and Osborne, 2013).</w:t>
      </w:r>
      <w:r w:rsidR="00453211">
        <w:rPr>
          <w:color w:val="000000" w:themeColor="text1"/>
        </w:rPr>
        <w:t xml:space="preserve"> The research attempted to distinguish </w:t>
      </w:r>
      <w:r w:rsidR="004B42FF">
        <w:rPr>
          <w:color w:val="000000" w:themeColor="text1"/>
        </w:rPr>
        <w:t xml:space="preserve">between </w:t>
      </w:r>
      <w:r w:rsidR="00453211">
        <w:rPr>
          <w:color w:val="000000" w:themeColor="text1"/>
        </w:rPr>
        <w:t xml:space="preserve">those jobs that are likely to be </w:t>
      </w:r>
      <w:proofErr w:type="spellStart"/>
      <w:r w:rsidR="00E951E4">
        <w:rPr>
          <w:color w:val="000000" w:themeColor="text1"/>
        </w:rPr>
        <w:t>be</w:t>
      </w:r>
      <w:proofErr w:type="spellEnd"/>
      <w:r w:rsidR="00E951E4">
        <w:rPr>
          <w:color w:val="000000" w:themeColor="text1"/>
        </w:rPr>
        <w:t xml:space="preserve"> easy to replace</w:t>
      </w:r>
      <w:r w:rsidR="00453211">
        <w:rPr>
          <w:color w:val="000000" w:themeColor="text1"/>
        </w:rPr>
        <w:t xml:space="preserve"> by AI and those </w:t>
      </w:r>
      <w:r w:rsidR="004B42FF">
        <w:rPr>
          <w:color w:val="000000" w:themeColor="text1"/>
        </w:rPr>
        <w:t xml:space="preserve">that </w:t>
      </w:r>
      <w:r w:rsidR="00E951E4">
        <w:rPr>
          <w:color w:val="000000" w:themeColor="text1"/>
        </w:rPr>
        <w:t>are</w:t>
      </w:r>
      <w:r w:rsidR="004B42FF">
        <w:rPr>
          <w:color w:val="000000" w:themeColor="text1"/>
        </w:rPr>
        <w:t xml:space="preserve"> not. The paper</w:t>
      </w:r>
      <w:r w:rsidR="003769AD">
        <w:rPr>
          <w:color w:val="000000" w:themeColor="text1"/>
        </w:rPr>
        <w:t xml:space="preserve"> </w:t>
      </w:r>
      <w:r w:rsidR="00453211">
        <w:rPr>
          <w:color w:val="000000" w:themeColor="text1"/>
        </w:rPr>
        <w:t>assess</w:t>
      </w:r>
      <w:r w:rsidR="00B64C2F">
        <w:rPr>
          <w:color w:val="000000" w:themeColor="text1"/>
        </w:rPr>
        <w:t>ed</w:t>
      </w:r>
      <w:r w:rsidR="00453211">
        <w:rPr>
          <w:color w:val="000000" w:themeColor="text1"/>
        </w:rPr>
        <w:t xml:space="preserve"> the likely impact of technology over</w:t>
      </w:r>
      <w:r w:rsidR="003E4CFC">
        <w:rPr>
          <w:color w:val="000000" w:themeColor="text1"/>
        </w:rPr>
        <w:t xml:space="preserve"> </w:t>
      </w:r>
      <w:r w:rsidR="00B64C2F">
        <w:rPr>
          <w:color w:val="000000" w:themeColor="text1"/>
        </w:rPr>
        <w:t>‘perhaps a decade or two’ (p.</w:t>
      </w:r>
      <w:r w:rsidR="00743687">
        <w:rPr>
          <w:color w:val="000000" w:themeColor="text1"/>
        </w:rPr>
        <w:t>38)</w:t>
      </w:r>
      <w:r w:rsidR="003E4CFC">
        <w:rPr>
          <w:color w:val="000000" w:themeColor="text1"/>
        </w:rPr>
        <w:t xml:space="preserve"> for 702</w:t>
      </w:r>
      <w:r w:rsidR="00453211">
        <w:rPr>
          <w:color w:val="000000" w:themeColor="text1"/>
        </w:rPr>
        <w:t xml:space="preserve"> </w:t>
      </w:r>
      <w:r w:rsidR="003E4CFC">
        <w:rPr>
          <w:color w:val="000000" w:themeColor="text1"/>
        </w:rPr>
        <w:t>occupations</w:t>
      </w:r>
      <w:r w:rsidR="00555673">
        <w:rPr>
          <w:color w:val="000000" w:themeColor="text1"/>
        </w:rPr>
        <w:t xml:space="preserve"> in the US;</w:t>
      </w:r>
      <w:r w:rsidR="00905233">
        <w:rPr>
          <w:color w:val="000000" w:themeColor="text1"/>
        </w:rPr>
        <w:t xml:space="preserve"> </w:t>
      </w:r>
      <w:r w:rsidR="00555673">
        <w:rPr>
          <w:color w:val="000000" w:themeColor="text1"/>
        </w:rPr>
        <w:t xml:space="preserve">it </w:t>
      </w:r>
      <w:r w:rsidR="00905233">
        <w:rPr>
          <w:color w:val="000000" w:themeColor="text1"/>
        </w:rPr>
        <w:t>conclud</w:t>
      </w:r>
      <w:r w:rsidR="00555673">
        <w:rPr>
          <w:color w:val="000000" w:themeColor="text1"/>
        </w:rPr>
        <w:t>ed</w:t>
      </w:r>
      <w:r w:rsidR="00743687">
        <w:rPr>
          <w:color w:val="000000" w:themeColor="text1"/>
        </w:rPr>
        <w:t xml:space="preserve"> </w:t>
      </w:r>
      <w:r w:rsidR="003E4CFC">
        <w:rPr>
          <w:color w:val="000000" w:themeColor="text1"/>
        </w:rPr>
        <w:t>that about 47</w:t>
      </w:r>
      <w:r w:rsidR="00453211">
        <w:rPr>
          <w:color w:val="000000" w:themeColor="text1"/>
        </w:rPr>
        <w:t xml:space="preserve">% of jobs are under threat. </w:t>
      </w:r>
      <w:r w:rsidR="00874E4E">
        <w:rPr>
          <w:color w:val="000000" w:themeColor="text1"/>
        </w:rPr>
        <w:t>This is a figure often quo</w:t>
      </w:r>
      <w:r w:rsidR="003769AD">
        <w:rPr>
          <w:color w:val="000000" w:themeColor="text1"/>
        </w:rPr>
        <w:t xml:space="preserve">ted today in books and articles, </w:t>
      </w:r>
      <w:r w:rsidR="00412F82">
        <w:rPr>
          <w:color w:val="000000" w:themeColor="text1"/>
        </w:rPr>
        <w:t>giving rise to the idea that</w:t>
      </w:r>
      <w:r w:rsidR="003769AD">
        <w:rPr>
          <w:color w:val="000000" w:themeColor="text1"/>
        </w:rPr>
        <w:t xml:space="preserve"> robots will be </w:t>
      </w:r>
      <w:r w:rsidR="00166B67">
        <w:rPr>
          <w:color w:val="000000" w:themeColor="text1"/>
        </w:rPr>
        <w:t xml:space="preserve">replacing </w:t>
      </w:r>
      <w:r w:rsidR="0008338A">
        <w:rPr>
          <w:color w:val="000000" w:themeColor="text1"/>
        </w:rPr>
        <w:t>half of all human jobs</w:t>
      </w:r>
      <w:r w:rsidR="00166B67">
        <w:rPr>
          <w:color w:val="000000" w:themeColor="text1"/>
        </w:rPr>
        <w:t xml:space="preserve"> in the not to</w:t>
      </w:r>
      <w:r w:rsidR="00905233">
        <w:rPr>
          <w:color w:val="000000" w:themeColor="text1"/>
        </w:rPr>
        <w:t>o</w:t>
      </w:r>
      <w:r w:rsidR="00166B67">
        <w:rPr>
          <w:color w:val="000000" w:themeColor="text1"/>
        </w:rPr>
        <w:t xml:space="preserve"> distant future</w:t>
      </w:r>
      <w:r w:rsidR="003769AD">
        <w:rPr>
          <w:color w:val="000000" w:themeColor="text1"/>
        </w:rPr>
        <w:t xml:space="preserve">. </w:t>
      </w:r>
      <w:r w:rsidR="00596D0C">
        <w:rPr>
          <w:color w:val="000000" w:themeColor="text1"/>
        </w:rPr>
        <w:t xml:space="preserve">However, </w:t>
      </w:r>
      <w:r w:rsidR="006F0EB7">
        <w:rPr>
          <w:color w:val="000000" w:themeColor="text1"/>
        </w:rPr>
        <w:t>Frey and Osborne</w:t>
      </w:r>
      <w:r w:rsidR="003769AD">
        <w:rPr>
          <w:color w:val="000000" w:themeColor="text1"/>
        </w:rPr>
        <w:t xml:space="preserve"> </w:t>
      </w:r>
      <w:r w:rsidR="004B42FF">
        <w:rPr>
          <w:color w:val="000000" w:themeColor="text1"/>
        </w:rPr>
        <w:t xml:space="preserve">also </w:t>
      </w:r>
      <w:r w:rsidR="003769AD">
        <w:rPr>
          <w:color w:val="000000" w:themeColor="text1"/>
        </w:rPr>
        <w:t>conclude</w:t>
      </w:r>
      <w:r w:rsidR="0008338A">
        <w:rPr>
          <w:color w:val="000000" w:themeColor="text1"/>
        </w:rPr>
        <w:t>d</w:t>
      </w:r>
      <w:r w:rsidR="003769AD">
        <w:rPr>
          <w:color w:val="000000" w:themeColor="text1"/>
        </w:rPr>
        <w:t xml:space="preserve"> that j</w:t>
      </w:r>
      <w:r w:rsidR="00513859">
        <w:rPr>
          <w:color w:val="000000" w:themeColor="text1"/>
        </w:rPr>
        <w:t>obs requiring c</w:t>
      </w:r>
      <w:r w:rsidR="00877131">
        <w:rPr>
          <w:color w:val="000000" w:themeColor="text1"/>
        </w:rPr>
        <w:t xml:space="preserve">ognitive </w:t>
      </w:r>
      <w:r w:rsidR="00513859">
        <w:rPr>
          <w:color w:val="000000" w:themeColor="text1"/>
        </w:rPr>
        <w:t>intelligence,</w:t>
      </w:r>
      <w:r w:rsidR="00C242C4">
        <w:rPr>
          <w:color w:val="000000" w:themeColor="text1"/>
        </w:rPr>
        <w:t xml:space="preserve"> </w:t>
      </w:r>
      <w:r w:rsidR="00513859">
        <w:rPr>
          <w:color w:val="000000" w:themeColor="text1"/>
        </w:rPr>
        <w:t xml:space="preserve">knowledge of human heuristics, </w:t>
      </w:r>
      <w:r w:rsidR="003769AD">
        <w:rPr>
          <w:color w:val="000000" w:themeColor="text1"/>
        </w:rPr>
        <w:t>creativity,</w:t>
      </w:r>
      <w:r w:rsidR="00513859">
        <w:rPr>
          <w:color w:val="000000" w:themeColor="text1"/>
        </w:rPr>
        <w:t xml:space="preserve"> and</w:t>
      </w:r>
      <w:r w:rsidR="00834812">
        <w:rPr>
          <w:color w:val="000000" w:themeColor="text1"/>
        </w:rPr>
        <w:t xml:space="preserve"> both</w:t>
      </w:r>
      <w:r w:rsidR="00513859">
        <w:rPr>
          <w:color w:val="000000" w:themeColor="text1"/>
        </w:rPr>
        <w:t xml:space="preserve"> social </w:t>
      </w:r>
      <w:r w:rsidR="00834812">
        <w:rPr>
          <w:color w:val="000000" w:themeColor="text1"/>
        </w:rPr>
        <w:t xml:space="preserve">and creative </w:t>
      </w:r>
      <w:r w:rsidR="00513859">
        <w:rPr>
          <w:color w:val="000000" w:themeColor="text1"/>
        </w:rPr>
        <w:t>intelligence</w:t>
      </w:r>
      <w:r w:rsidR="00834812">
        <w:rPr>
          <w:color w:val="000000" w:themeColor="text1"/>
        </w:rPr>
        <w:t xml:space="preserve"> are unlikely to become subject to comp</w:t>
      </w:r>
      <w:r w:rsidR="003769AD">
        <w:rPr>
          <w:color w:val="000000" w:themeColor="text1"/>
        </w:rPr>
        <w:t xml:space="preserve">uterization in the near future. Their </w:t>
      </w:r>
      <w:r w:rsidR="004B42FF">
        <w:rPr>
          <w:color w:val="000000" w:themeColor="text1"/>
        </w:rPr>
        <w:t>analysis</w:t>
      </w:r>
      <w:r w:rsidR="003769AD">
        <w:rPr>
          <w:color w:val="000000" w:themeColor="text1"/>
        </w:rPr>
        <w:t xml:space="preserve"> show</w:t>
      </w:r>
      <w:r w:rsidR="004B42FF">
        <w:rPr>
          <w:color w:val="000000" w:themeColor="text1"/>
        </w:rPr>
        <w:t>s</w:t>
      </w:r>
      <w:r w:rsidR="003769AD">
        <w:rPr>
          <w:color w:val="000000" w:themeColor="text1"/>
        </w:rPr>
        <w:t xml:space="preserve"> that two of the three job categories least likely to be subject to computerization are: (</w:t>
      </w:r>
      <w:proofErr w:type="spellStart"/>
      <w:r w:rsidR="003769AD">
        <w:rPr>
          <w:color w:val="000000" w:themeColor="text1"/>
        </w:rPr>
        <w:t>i</w:t>
      </w:r>
      <w:proofErr w:type="spellEnd"/>
      <w:r w:rsidR="003769AD">
        <w:rPr>
          <w:color w:val="000000" w:themeColor="text1"/>
        </w:rPr>
        <w:t xml:space="preserve">) management, business and financial; and (ii) computer, engineering and science. </w:t>
      </w:r>
      <w:r w:rsidR="00892E3C">
        <w:rPr>
          <w:color w:val="000000" w:themeColor="text1"/>
        </w:rPr>
        <w:t xml:space="preserve">Whichever way </w:t>
      </w:r>
      <w:r w:rsidR="00166B67">
        <w:rPr>
          <w:color w:val="000000" w:themeColor="text1"/>
        </w:rPr>
        <w:t>one prefers</w:t>
      </w:r>
      <w:r w:rsidR="00892E3C">
        <w:rPr>
          <w:color w:val="000000" w:themeColor="text1"/>
        </w:rPr>
        <w:t xml:space="preserve"> to charac</w:t>
      </w:r>
      <w:r w:rsidR="00166B67">
        <w:rPr>
          <w:color w:val="000000" w:themeColor="text1"/>
        </w:rPr>
        <w:t xml:space="preserve">terize OR, </w:t>
      </w:r>
      <w:r w:rsidR="00892E3C">
        <w:rPr>
          <w:color w:val="000000" w:themeColor="text1"/>
        </w:rPr>
        <w:t xml:space="preserve">it </w:t>
      </w:r>
      <w:r w:rsidR="004B42FF">
        <w:rPr>
          <w:color w:val="000000" w:themeColor="text1"/>
        </w:rPr>
        <w:t xml:space="preserve">lies </w:t>
      </w:r>
      <w:r w:rsidR="00892E3C">
        <w:rPr>
          <w:color w:val="000000" w:themeColor="text1"/>
        </w:rPr>
        <w:t xml:space="preserve">somewhere in these </w:t>
      </w:r>
      <w:r w:rsidR="00857B42">
        <w:rPr>
          <w:color w:val="000000" w:themeColor="text1"/>
        </w:rPr>
        <w:t xml:space="preserve">two </w:t>
      </w:r>
      <w:r w:rsidR="00892E3C">
        <w:rPr>
          <w:color w:val="000000" w:themeColor="text1"/>
        </w:rPr>
        <w:t xml:space="preserve">low risk categories. </w:t>
      </w:r>
      <w:r w:rsidR="00166B67">
        <w:rPr>
          <w:color w:val="000000" w:themeColor="text1"/>
        </w:rPr>
        <w:t xml:space="preserve">According to this analysis </w:t>
      </w:r>
      <w:r w:rsidR="00412F82">
        <w:rPr>
          <w:color w:val="000000" w:themeColor="text1"/>
        </w:rPr>
        <w:t xml:space="preserve">the </w:t>
      </w:r>
      <w:r w:rsidR="004B42FF">
        <w:rPr>
          <w:color w:val="000000" w:themeColor="text1"/>
        </w:rPr>
        <w:t>s</w:t>
      </w:r>
      <w:r w:rsidR="00892E3C">
        <w:rPr>
          <w:color w:val="000000" w:themeColor="text1"/>
        </w:rPr>
        <w:t>urvival</w:t>
      </w:r>
      <w:r w:rsidR="00412F82">
        <w:rPr>
          <w:color w:val="000000" w:themeColor="text1"/>
        </w:rPr>
        <w:t xml:space="preserve"> of OR</w:t>
      </w:r>
      <w:r w:rsidR="00E951E4">
        <w:rPr>
          <w:color w:val="000000" w:themeColor="text1"/>
        </w:rPr>
        <w:t xml:space="preserve"> practice</w:t>
      </w:r>
      <w:r w:rsidR="00892E3C">
        <w:rPr>
          <w:color w:val="000000" w:themeColor="text1"/>
        </w:rPr>
        <w:t>, at least for</w:t>
      </w:r>
      <w:r w:rsidR="00CA4EEF">
        <w:rPr>
          <w:color w:val="000000" w:themeColor="text1"/>
        </w:rPr>
        <w:t xml:space="preserve"> some time, seems to be assured. A </w:t>
      </w:r>
      <w:r w:rsidR="00E738A0">
        <w:rPr>
          <w:color w:val="000000" w:themeColor="text1"/>
        </w:rPr>
        <w:t>recent report by the OECD has questioned the approach taken by Frey and Osborne concluding that the figure for jobs under threat in the UK is only 12% (</w:t>
      </w:r>
      <w:proofErr w:type="spellStart"/>
      <w:r w:rsidR="00E738A0">
        <w:rPr>
          <w:rFonts w:eastAsia="Times New Roman"/>
          <w:color w:val="000000" w:themeColor="text1"/>
          <w:shd w:val="clear" w:color="auto" w:fill="FFFFFF"/>
        </w:rPr>
        <w:t>Nedelkoska</w:t>
      </w:r>
      <w:proofErr w:type="spellEnd"/>
      <w:r w:rsidR="00E738A0">
        <w:rPr>
          <w:rFonts w:eastAsia="Times New Roman"/>
          <w:color w:val="000000" w:themeColor="text1"/>
          <w:shd w:val="clear" w:color="auto" w:fill="FFFFFF"/>
        </w:rPr>
        <w:t xml:space="preserve"> and </w:t>
      </w:r>
      <w:proofErr w:type="spellStart"/>
      <w:r w:rsidR="00E738A0">
        <w:rPr>
          <w:rFonts w:eastAsia="Times New Roman"/>
          <w:color w:val="000000" w:themeColor="text1"/>
          <w:shd w:val="clear" w:color="auto" w:fill="FFFFFF"/>
        </w:rPr>
        <w:t>Quintini</w:t>
      </w:r>
      <w:proofErr w:type="spellEnd"/>
      <w:r w:rsidR="00E738A0">
        <w:rPr>
          <w:rFonts w:eastAsia="Times New Roman"/>
          <w:color w:val="000000" w:themeColor="text1"/>
          <w:shd w:val="clear" w:color="auto" w:fill="FFFFFF"/>
        </w:rPr>
        <w:t>, 2018)</w:t>
      </w:r>
      <w:r w:rsidR="00E738A0">
        <w:rPr>
          <w:color w:val="000000" w:themeColor="text1"/>
        </w:rPr>
        <w:t>. These estimates will no doubt elicit further responses from the Oxford Martin scholars and others</w:t>
      </w:r>
      <w:r w:rsidR="0015178F">
        <w:rPr>
          <w:color w:val="000000" w:themeColor="text1"/>
        </w:rPr>
        <w:t>.</w:t>
      </w:r>
      <w:r w:rsidR="00E738A0">
        <w:rPr>
          <w:color w:val="000000" w:themeColor="text1"/>
        </w:rPr>
        <w:t xml:space="preserve"> </w:t>
      </w:r>
      <w:r w:rsidR="00CA4EEF">
        <w:rPr>
          <w:color w:val="000000" w:themeColor="text1"/>
        </w:rPr>
        <w:t>Whatever the outcome of this debate about the numbers, to s</w:t>
      </w:r>
      <w:r w:rsidR="00857B42">
        <w:rPr>
          <w:color w:val="000000" w:themeColor="text1"/>
        </w:rPr>
        <w:t>t</w:t>
      </w:r>
      <w:r w:rsidR="00CA4EEF">
        <w:rPr>
          <w:color w:val="000000" w:themeColor="text1"/>
        </w:rPr>
        <w:t xml:space="preserve">ay relevant </w:t>
      </w:r>
      <w:r w:rsidR="00412F82">
        <w:rPr>
          <w:color w:val="000000" w:themeColor="text1"/>
        </w:rPr>
        <w:t>OR</w:t>
      </w:r>
      <w:r w:rsidR="00CA4EEF">
        <w:rPr>
          <w:color w:val="000000" w:themeColor="text1"/>
        </w:rPr>
        <w:t xml:space="preserve"> will need to adapt to a rapidly changing business, military and social environment.</w:t>
      </w:r>
    </w:p>
    <w:p w14:paraId="3EB87146" w14:textId="77777777" w:rsidR="00913A49" w:rsidRDefault="00913A49" w:rsidP="004B733C">
      <w:pPr>
        <w:rPr>
          <w:color w:val="000000" w:themeColor="text1"/>
        </w:rPr>
      </w:pPr>
    </w:p>
    <w:p w14:paraId="4C70F89B" w14:textId="6662E001" w:rsidR="00437C9E" w:rsidRDefault="00CC1EE5" w:rsidP="004B733C">
      <w:pPr>
        <w:rPr>
          <w:color w:val="000000" w:themeColor="text1"/>
        </w:rPr>
      </w:pPr>
      <w:r>
        <w:rPr>
          <w:color w:val="000000" w:themeColor="text1"/>
        </w:rPr>
        <w:t>In cons</w:t>
      </w:r>
      <w:r w:rsidR="00913A49">
        <w:rPr>
          <w:color w:val="000000" w:themeColor="text1"/>
        </w:rPr>
        <w:t>idering the OR response to the new prominence of AI, w</w:t>
      </w:r>
      <w:r w:rsidR="00D42558">
        <w:rPr>
          <w:color w:val="000000" w:themeColor="text1"/>
        </w:rPr>
        <w:t xml:space="preserve">e can draw </w:t>
      </w:r>
      <w:r w:rsidR="00905233">
        <w:rPr>
          <w:color w:val="000000" w:themeColor="text1"/>
        </w:rPr>
        <w:t>a</w:t>
      </w:r>
      <w:r w:rsidR="00CF0752">
        <w:rPr>
          <w:color w:val="000000" w:themeColor="text1"/>
        </w:rPr>
        <w:t xml:space="preserve">n </w:t>
      </w:r>
      <w:r w:rsidR="00905233">
        <w:rPr>
          <w:color w:val="000000" w:themeColor="text1"/>
        </w:rPr>
        <w:t>analogy</w:t>
      </w:r>
      <w:r w:rsidR="00D42558">
        <w:rPr>
          <w:color w:val="000000" w:themeColor="text1"/>
        </w:rPr>
        <w:t xml:space="preserve"> with the impact of information systems and technology (IS/</w:t>
      </w:r>
      <w:r w:rsidR="00CF0752">
        <w:rPr>
          <w:color w:val="000000" w:themeColor="text1"/>
        </w:rPr>
        <w:t>I</w:t>
      </w:r>
      <w:r w:rsidR="00D42558">
        <w:rPr>
          <w:color w:val="000000" w:themeColor="text1"/>
        </w:rPr>
        <w:t>T)</w:t>
      </w:r>
      <w:r w:rsidR="00CF0752">
        <w:rPr>
          <w:color w:val="000000" w:themeColor="text1"/>
        </w:rPr>
        <w:t>,</w:t>
      </w:r>
      <w:r w:rsidR="00D42558">
        <w:rPr>
          <w:color w:val="000000" w:themeColor="text1"/>
        </w:rPr>
        <w:t xml:space="preserve"> in the </w:t>
      </w:r>
      <w:r w:rsidR="00CF0752">
        <w:rPr>
          <w:color w:val="000000" w:themeColor="text1"/>
        </w:rPr>
        <w:t xml:space="preserve">1980s and </w:t>
      </w:r>
      <w:r w:rsidR="00D42558">
        <w:rPr>
          <w:color w:val="000000" w:themeColor="text1"/>
        </w:rPr>
        <w:t xml:space="preserve">1990s. </w:t>
      </w:r>
      <w:r w:rsidR="00CF0752">
        <w:rPr>
          <w:color w:val="000000" w:themeColor="text1"/>
        </w:rPr>
        <w:t xml:space="preserve">As general management came to appreciate </w:t>
      </w:r>
      <w:r w:rsidR="00EF4A13">
        <w:rPr>
          <w:color w:val="000000" w:themeColor="text1"/>
        </w:rPr>
        <w:t>their dependence on IS/IT and</w:t>
      </w:r>
      <w:r w:rsidR="00857B42">
        <w:rPr>
          <w:color w:val="000000" w:themeColor="text1"/>
        </w:rPr>
        <w:t>,</w:t>
      </w:r>
      <w:r w:rsidR="00EF4A13">
        <w:rPr>
          <w:color w:val="000000" w:themeColor="text1"/>
        </w:rPr>
        <w:t xml:space="preserve"> </w:t>
      </w:r>
      <w:r w:rsidR="00857B42">
        <w:rPr>
          <w:color w:val="000000" w:themeColor="text1"/>
        </w:rPr>
        <w:t xml:space="preserve">more positively, </w:t>
      </w:r>
      <w:r w:rsidR="00CF0752">
        <w:rPr>
          <w:color w:val="000000" w:themeColor="text1"/>
        </w:rPr>
        <w:t xml:space="preserve">the potential </w:t>
      </w:r>
      <w:r w:rsidR="00005AC3">
        <w:rPr>
          <w:color w:val="000000" w:themeColor="text1"/>
        </w:rPr>
        <w:t>for cost reduction and revenue enhancement</w:t>
      </w:r>
      <w:r w:rsidR="00CF0752">
        <w:rPr>
          <w:color w:val="000000" w:themeColor="text1"/>
        </w:rPr>
        <w:t>,</w:t>
      </w:r>
      <w:r w:rsidR="00F12A30">
        <w:rPr>
          <w:color w:val="000000" w:themeColor="text1"/>
        </w:rPr>
        <w:t xml:space="preserve"> organizations started to see IS/IT as </w:t>
      </w:r>
      <w:r w:rsidR="00F12A30">
        <w:rPr>
          <w:color w:val="000000" w:themeColor="text1"/>
        </w:rPr>
        <w:lastRenderedPageBreak/>
        <w:t>strategically significant and accordingly increased the resources dedicated to it</w:t>
      </w:r>
      <w:r w:rsidR="00005AC3">
        <w:rPr>
          <w:color w:val="000000" w:themeColor="text1"/>
        </w:rPr>
        <w:t>.</w:t>
      </w:r>
      <w:r w:rsidR="00CF0752">
        <w:rPr>
          <w:color w:val="000000" w:themeColor="text1"/>
        </w:rPr>
        <w:t xml:space="preserve"> </w:t>
      </w:r>
      <w:r w:rsidR="00005AC3">
        <w:rPr>
          <w:color w:val="000000" w:themeColor="text1"/>
        </w:rPr>
        <w:t>The large</w:t>
      </w:r>
      <w:r w:rsidR="00CF0752">
        <w:rPr>
          <w:color w:val="000000" w:themeColor="text1"/>
        </w:rPr>
        <w:t xml:space="preserve"> </w:t>
      </w:r>
      <w:r w:rsidR="00005AC3">
        <w:rPr>
          <w:color w:val="000000" w:themeColor="text1"/>
        </w:rPr>
        <w:t xml:space="preserve">IS/IT departments which emerged, </w:t>
      </w:r>
      <w:r w:rsidR="00CF0752">
        <w:rPr>
          <w:color w:val="000000" w:themeColor="text1"/>
        </w:rPr>
        <w:t>could easily have swa</w:t>
      </w:r>
      <w:r w:rsidR="00005AC3">
        <w:rPr>
          <w:color w:val="000000" w:themeColor="text1"/>
        </w:rPr>
        <w:t>llow</w:t>
      </w:r>
      <w:r w:rsidR="00CF0752">
        <w:rPr>
          <w:color w:val="000000" w:themeColor="text1"/>
        </w:rPr>
        <w:t xml:space="preserve">ed </w:t>
      </w:r>
      <w:r w:rsidR="00005AC3">
        <w:rPr>
          <w:color w:val="000000" w:themeColor="text1"/>
        </w:rPr>
        <w:t xml:space="preserve">up </w:t>
      </w:r>
      <w:r w:rsidR="00CF0752">
        <w:rPr>
          <w:color w:val="000000" w:themeColor="text1"/>
        </w:rPr>
        <w:t xml:space="preserve">OR. </w:t>
      </w:r>
      <w:r w:rsidR="005F1A77">
        <w:rPr>
          <w:color w:val="000000" w:themeColor="text1"/>
        </w:rPr>
        <w:t>T</w:t>
      </w:r>
      <w:r w:rsidR="00EF4A13">
        <w:rPr>
          <w:color w:val="000000" w:themeColor="text1"/>
        </w:rPr>
        <w:t>his did not happen and</w:t>
      </w:r>
      <w:r w:rsidR="00A60A02">
        <w:rPr>
          <w:color w:val="000000" w:themeColor="text1"/>
        </w:rPr>
        <w:t xml:space="preserve"> </w:t>
      </w:r>
      <w:r w:rsidR="00CF0752">
        <w:rPr>
          <w:color w:val="000000" w:themeColor="text1"/>
        </w:rPr>
        <w:t xml:space="preserve">OR </w:t>
      </w:r>
      <w:r w:rsidR="005F1A77">
        <w:rPr>
          <w:color w:val="000000" w:themeColor="text1"/>
        </w:rPr>
        <w:t xml:space="preserve">practice generally </w:t>
      </w:r>
      <w:r w:rsidR="00CF0752">
        <w:rPr>
          <w:color w:val="000000" w:themeColor="text1"/>
        </w:rPr>
        <w:t>maintained its independence</w:t>
      </w:r>
      <w:r w:rsidR="00EF4A13">
        <w:rPr>
          <w:color w:val="000000" w:themeColor="text1"/>
        </w:rPr>
        <w:t xml:space="preserve"> as </w:t>
      </w:r>
      <w:r w:rsidR="004B42FF">
        <w:rPr>
          <w:color w:val="000000" w:themeColor="text1"/>
        </w:rPr>
        <w:t xml:space="preserve">either </w:t>
      </w:r>
      <w:r w:rsidR="005F1A77">
        <w:rPr>
          <w:color w:val="000000" w:themeColor="text1"/>
        </w:rPr>
        <w:t>i</w:t>
      </w:r>
      <w:r w:rsidR="0019717E">
        <w:rPr>
          <w:color w:val="000000" w:themeColor="text1"/>
        </w:rPr>
        <w:t>nternal or external consultan</w:t>
      </w:r>
      <w:r w:rsidR="005F1A77">
        <w:rPr>
          <w:color w:val="000000" w:themeColor="text1"/>
        </w:rPr>
        <w:t>cy</w:t>
      </w:r>
      <w:r w:rsidR="00EF4A13">
        <w:rPr>
          <w:color w:val="000000" w:themeColor="text1"/>
        </w:rPr>
        <w:t xml:space="preserve">; </w:t>
      </w:r>
      <w:r w:rsidR="00412F82">
        <w:rPr>
          <w:color w:val="000000" w:themeColor="text1"/>
        </w:rPr>
        <w:t xml:space="preserve">as far as the IS/IT departments were concerned, </w:t>
      </w:r>
      <w:r w:rsidR="00EF4A13">
        <w:rPr>
          <w:color w:val="000000" w:themeColor="text1"/>
        </w:rPr>
        <w:t>the OR</w:t>
      </w:r>
      <w:r w:rsidR="00654CE4">
        <w:rPr>
          <w:color w:val="000000" w:themeColor="text1"/>
        </w:rPr>
        <w:t xml:space="preserve"> role </w:t>
      </w:r>
      <w:r w:rsidR="00412F82">
        <w:rPr>
          <w:color w:val="000000" w:themeColor="text1"/>
        </w:rPr>
        <w:t>was</w:t>
      </w:r>
      <w:r w:rsidR="00654CE4">
        <w:rPr>
          <w:color w:val="000000" w:themeColor="text1"/>
        </w:rPr>
        <w:t xml:space="preserve"> to provide</w:t>
      </w:r>
      <w:r w:rsidR="00CF0752">
        <w:rPr>
          <w:color w:val="000000" w:themeColor="text1"/>
        </w:rPr>
        <w:t xml:space="preserve"> algorithms </w:t>
      </w:r>
      <w:r w:rsidR="002C408D">
        <w:rPr>
          <w:color w:val="000000" w:themeColor="text1"/>
        </w:rPr>
        <w:t xml:space="preserve">to be embedded in </w:t>
      </w:r>
      <w:r w:rsidR="00857B42">
        <w:rPr>
          <w:color w:val="000000" w:themeColor="text1"/>
        </w:rPr>
        <w:t xml:space="preserve">the </w:t>
      </w:r>
      <w:r w:rsidR="00CF0752">
        <w:rPr>
          <w:color w:val="000000" w:themeColor="text1"/>
        </w:rPr>
        <w:t>systems</w:t>
      </w:r>
      <w:r w:rsidR="002C408D">
        <w:rPr>
          <w:color w:val="000000" w:themeColor="text1"/>
        </w:rPr>
        <w:t xml:space="preserve"> </w:t>
      </w:r>
      <w:r w:rsidR="00857B42">
        <w:rPr>
          <w:color w:val="000000" w:themeColor="text1"/>
        </w:rPr>
        <w:t>they were responsible for developing and maintaining</w:t>
      </w:r>
      <w:r w:rsidR="00CF0752">
        <w:rPr>
          <w:color w:val="000000" w:themeColor="text1"/>
        </w:rPr>
        <w:t xml:space="preserve">. </w:t>
      </w:r>
      <w:r w:rsidR="00412F82">
        <w:rPr>
          <w:color w:val="000000" w:themeColor="text1"/>
        </w:rPr>
        <w:t xml:space="preserve">Turning to today, </w:t>
      </w:r>
      <w:r w:rsidR="00BA2C73">
        <w:rPr>
          <w:color w:val="000000" w:themeColor="text1"/>
        </w:rPr>
        <w:t>IS/IT depart</w:t>
      </w:r>
      <w:r w:rsidR="00D443AC">
        <w:rPr>
          <w:color w:val="000000" w:themeColor="text1"/>
        </w:rPr>
        <w:t xml:space="preserve">ments </w:t>
      </w:r>
      <w:r w:rsidR="00E074CC">
        <w:rPr>
          <w:color w:val="000000" w:themeColor="text1"/>
        </w:rPr>
        <w:t xml:space="preserve">will very likely </w:t>
      </w:r>
      <w:r w:rsidR="00532626">
        <w:rPr>
          <w:color w:val="000000" w:themeColor="text1"/>
        </w:rPr>
        <w:t xml:space="preserve">be </w:t>
      </w:r>
      <w:r w:rsidR="00E074CC">
        <w:rPr>
          <w:color w:val="000000" w:themeColor="text1"/>
        </w:rPr>
        <w:t xml:space="preserve">the </w:t>
      </w:r>
      <w:r w:rsidR="00532626">
        <w:rPr>
          <w:color w:val="000000" w:themeColor="text1"/>
        </w:rPr>
        <w:t>preferr</w:t>
      </w:r>
      <w:r w:rsidR="00412F82">
        <w:rPr>
          <w:color w:val="000000" w:themeColor="text1"/>
        </w:rPr>
        <w:t>e</w:t>
      </w:r>
      <w:r w:rsidR="00532626">
        <w:rPr>
          <w:color w:val="000000" w:themeColor="text1"/>
        </w:rPr>
        <w:t xml:space="preserve">d </w:t>
      </w:r>
      <w:r w:rsidR="00E074CC">
        <w:rPr>
          <w:color w:val="000000" w:themeColor="text1"/>
        </w:rPr>
        <w:t xml:space="preserve">organisational site for AI </w:t>
      </w:r>
      <w:r w:rsidR="00412F82">
        <w:rPr>
          <w:color w:val="000000" w:themeColor="text1"/>
        </w:rPr>
        <w:t>and</w:t>
      </w:r>
      <w:r w:rsidR="00BA2C73">
        <w:rPr>
          <w:color w:val="000000" w:themeColor="text1"/>
        </w:rPr>
        <w:t xml:space="preserve"> </w:t>
      </w:r>
      <w:r w:rsidR="00E074CC">
        <w:rPr>
          <w:color w:val="000000" w:themeColor="text1"/>
        </w:rPr>
        <w:t>OR</w:t>
      </w:r>
      <w:r w:rsidR="00785330">
        <w:rPr>
          <w:color w:val="000000" w:themeColor="text1"/>
        </w:rPr>
        <w:t xml:space="preserve"> could </w:t>
      </w:r>
      <w:r w:rsidR="00E951E4">
        <w:rPr>
          <w:color w:val="000000" w:themeColor="text1"/>
        </w:rPr>
        <w:t xml:space="preserve">once again </w:t>
      </w:r>
      <w:r w:rsidR="00785330">
        <w:rPr>
          <w:color w:val="000000" w:themeColor="text1"/>
        </w:rPr>
        <w:t xml:space="preserve">face a takeover by </w:t>
      </w:r>
      <w:r w:rsidR="00D006E5">
        <w:rPr>
          <w:color w:val="000000" w:themeColor="text1"/>
        </w:rPr>
        <w:t>IS/IT</w:t>
      </w:r>
      <w:r w:rsidR="00913A49">
        <w:rPr>
          <w:color w:val="000000" w:themeColor="text1"/>
        </w:rPr>
        <w:t>/AI</w:t>
      </w:r>
      <w:r w:rsidR="00E074CC">
        <w:rPr>
          <w:color w:val="000000" w:themeColor="text1"/>
        </w:rPr>
        <w:t xml:space="preserve"> departments</w:t>
      </w:r>
      <w:r w:rsidR="0060219B">
        <w:rPr>
          <w:color w:val="000000" w:themeColor="text1"/>
        </w:rPr>
        <w:t>.</w:t>
      </w:r>
      <w:r w:rsidR="00532626">
        <w:rPr>
          <w:color w:val="000000" w:themeColor="text1"/>
        </w:rPr>
        <w:t xml:space="preserve"> In which case</w:t>
      </w:r>
      <w:r w:rsidR="00412F82">
        <w:rPr>
          <w:color w:val="000000" w:themeColor="text1"/>
        </w:rPr>
        <w:t>,</w:t>
      </w:r>
      <w:r w:rsidR="00532626">
        <w:rPr>
          <w:color w:val="000000" w:themeColor="text1"/>
        </w:rPr>
        <w:t xml:space="preserve"> OR c</w:t>
      </w:r>
      <w:r w:rsidR="00E074CC">
        <w:rPr>
          <w:color w:val="000000" w:themeColor="text1"/>
        </w:rPr>
        <w:t xml:space="preserve">ould </w:t>
      </w:r>
      <w:r w:rsidR="00412F82">
        <w:rPr>
          <w:color w:val="000000" w:themeColor="text1"/>
        </w:rPr>
        <w:t xml:space="preserve">argue that </w:t>
      </w:r>
      <w:r w:rsidR="00857B42">
        <w:rPr>
          <w:color w:val="000000" w:themeColor="text1"/>
        </w:rPr>
        <w:t xml:space="preserve">it </w:t>
      </w:r>
      <w:r w:rsidR="00E074CC">
        <w:rPr>
          <w:color w:val="000000" w:themeColor="text1"/>
        </w:rPr>
        <w:t>provide</w:t>
      </w:r>
      <w:r w:rsidR="00412F82">
        <w:rPr>
          <w:color w:val="000000" w:themeColor="text1"/>
        </w:rPr>
        <w:t xml:space="preserve">s </w:t>
      </w:r>
      <w:r w:rsidR="00E074CC">
        <w:rPr>
          <w:color w:val="000000" w:themeColor="text1"/>
        </w:rPr>
        <w:t>consultancy</w:t>
      </w:r>
      <w:r w:rsidR="00412F82">
        <w:rPr>
          <w:color w:val="000000" w:themeColor="text1"/>
        </w:rPr>
        <w:t xml:space="preserve"> not just algorithm</w:t>
      </w:r>
      <w:r w:rsidR="00857B42">
        <w:rPr>
          <w:color w:val="000000" w:themeColor="text1"/>
        </w:rPr>
        <w:t>s</w:t>
      </w:r>
      <w:r w:rsidR="00E074CC">
        <w:rPr>
          <w:color w:val="000000" w:themeColor="text1"/>
        </w:rPr>
        <w:t>.</w:t>
      </w:r>
      <w:r w:rsidR="00D006E5">
        <w:rPr>
          <w:color w:val="000000" w:themeColor="text1"/>
        </w:rPr>
        <w:t xml:space="preserve"> </w:t>
      </w:r>
      <w:r w:rsidR="00CF0752">
        <w:rPr>
          <w:color w:val="000000" w:themeColor="text1"/>
        </w:rPr>
        <w:t xml:space="preserve">A second analogy can </w:t>
      </w:r>
      <w:r w:rsidR="003B2EB7">
        <w:rPr>
          <w:color w:val="000000" w:themeColor="text1"/>
        </w:rPr>
        <w:t xml:space="preserve">be </w:t>
      </w:r>
      <w:r w:rsidR="00CF0752">
        <w:rPr>
          <w:color w:val="000000" w:themeColor="text1"/>
        </w:rPr>
        <w:t xml:space="preserve">drawn with </w:t>
      </w:r>
      <w:r w:rsidR="004B42FF">
        <w:rPr>
          <w:color w:val="000000" w:themeColor="text1"/>
        </w:rPr>
        <w:t>the more recent rise of the</w:t>
      </w:r>
      <w:r w:rsidR="00872051">
        <w:rPr>
          <w:color w:val="000000" w:themeColor="text1"/>
        </w:rPr>
        <w:t xml:space="preserve"> </w:t>
      </w:r>
      <w:r w:rsidR="00A82CA2">
        <w:rPr>
          <w:color w:val="000000" w:themeColor="text1"/>
        </w:rPr>
        <w:t>‘</w:t>
      </w:r>
      <w:r w:rsidR="00872051">
        <w:rPr>
          <w:color w:val="000000" w:themeColor="text1"/>
        </w:rPr>
        <w:t>analytics</w:t>
      </w:r>
      <w:r w:rsidR="00A82CA2">
        <w:rPr>
          <w:color w:val="000000" w:themeColor="text1"/>
        </w:rPr>
        <w:t>’</w:t>
      </w:r>
      <w:r w:rsidR="004B42FF">
        <w:rPr>
          <w:color w:val="000000" w:themeColor="text1"/>
        </w:rPr>
        <w:t xml:space="preserve"> movement</w:t>
      </w:r>
      <w:r w:rsidR="00A11A36">
        <w:rPr>
          <w:color w:val="000000" w:themeColor="text1"/>
        </w:rPr>
        <w:t xml:space="preserve">. </w:t>
      </w:r>
      <w:r w:rsidR="00EF4A13">
        <w:rPr>
          <w:color w:val="000000" w:themeColor="text1"/>
        </w:rPr>
        <w:t>In this case, g</w:t>
      </w:r>
      <w:r w:rsidR="00A82CA2">
        <w:rPr>
          <w:color w:val="000000" w:themeColor="text1"/>
        </w:rPr>
        <w:t xml:space="preserve">iven that </w:t>
      </w:r>
      <w:r w:rsidR="00785330">
        <w:rPr>
          <w:color w:val="000000" w:themeColor="text1"/>
        </w:rPr>
        <w:t xml:space="preserve">OR was </w:t>
      </w:r>
      <w:r w:rsidR="00913A49">
        <w:rPr>
          <w:color w:val="000000" w:themeColor="text1"/>
        </w:rPr>
        <w:t xml:space="preserve">a </w:t>
      </w:r>
      <w:r w:rsidR="00785330">
        <w:rPr>
          <w:color w:val="000000" w:themeColor="text1"/>
        </w:rPr>
        <w:t>long es</w:t>
      </w:r>
      <w:r w:rsidR="00913A49">
        <w:rPr>
          <w:color w:val="000000" w:themeColor="text1"/>
        </w:rPr>
        <w:t>tablished purveyor</w:t>
      </w:r>
      <w:r w:rsidR="00E074CC">
        <w:rPr>
          <w:color w:val="000000" w:themeColor="text1"/>
        </w:rPr>
        <w:t xml:space="preserve"> of what was</w:t>
      </w:r>
      <w:r w:rsidR="004B42FF">
        <w:rPr>
          <w:color w:val="000000" w:themeColor="text1"/>
        </w:rPr>
        <w:t xml:space="preserve"> </w:t>
      </w:r>
      <w:r w:rsidR="00913A49">
        <w:rPr>
          <w:color w:val="000000" w:themeColor="text1"/>
        </w:rPr>
        <w:t>coming to be</w:t>
      </w:r>
      <w:r w:rsidR="00785330">
        <w:rPr>
          <w:color w:val="000000" w:themeColor="text1"/>
        </w:rPr>
        <w:t xml:space="preserve"> referred </w:t>
      </w:r>
      <w:r w:rsidR="00857B42">
        <w:rPr>
          <w:color w:val="000000" w:themeColor="text1"/>
        </w:rPr>
        <w:t xml:space="preserve">to as analytics, OR has in effect </w:t>
      </w:r>
      <w:r w:rsidR="00785330">
        <w:rPr>
          <w:color w:val="000000" w:themeColor="text1"/>
        </w:rPr>
        <w:t>create</w:t>
      </w:r>
      <w:r w:rsidR="00857B42">
        <w:rPr>
          <w:color w:val="000000" w:themeColor="text1"/>
        </w:rPr>
        <w:t>d</w:t>
      </w:r>
      <w:r w:rsidR="00785330">
        <w:rPr>
          <w:color w:val="000000" w:themeColor="text1"/>
        </w:rPr>
        <w:t xml:space="preserve"> an analytics sub-brand. </w:t>
      </w:r>
      <w:r w:rsidR="00913A49">
        <w:rPr>
          <w:color w:val="000000" w:themeColor="text1"/>
        </w:rPr>
        <w:t>In response to AI</w:t>
      </w:r>
      <w:r w:rsidR="00F12A30">
        <w:rPr>
          <w:color w:val="000000" w:themeColor="text1"/>
        </w:rPr>
        <w:t>,</w:t>
      </w:r>
      <w:r w:rsidR="00913A49">
        <w:rPr>
          <w:color w:val="000000" w:themeColor="text1"/>
        </w:rPr>
        <w:t xml:space="preserve"> </w:t>
      </w:r>
      <w:r w:rsidR="005F1A77">
        <w:rPr>
          <w:color w:val="000000" w:themeColor="text1"/>
        </w:rPr>
        <w:t xml:space="preserve">both </w:t>
      </w:r>
      <w:r w:rsidR="00913A49">
        <w:rPr>
          <w:color w:val="000000" w:themeColor="text1"/>
        </w:rPr>
        <w:t xml:space="preserve">the organizational site </w:t>
      </w:r>
      <w:r w:rsidR="005F1A77">
        <w:rPr>
          <w:color w:val="000000" w:themeColor="text1"/>
        </w:rPr>
        <w:t xml:space="preserve">of OR work </w:t>
      </w:r>
      <w:r w:rsidR="00913A49">
        <w:rPr>
          <w:color w:val="000000" w:themeColor="text1"/>
        </w:rPr>
        <w:t xml:space="preserve">and </w:t>
      </w:r>
      <w:r w:rsidR="00682606">
        <w:rPr>
          <w:color w:val="000000" w:themeColor="text1"/>
        </w:rPr>
        <w:t xml:space="preserve">the </w:t>
      </w:r>
      <w:r w:rsidR="00913A49">
        <w:rPr>
          <w:color w:val="000000" w:themeColor="text1"/>
        </w:rPr>
        <w:t xml:space="preserve">branding of OR </w:t>
      </w:r>
      <w:r w:rsidR="008358C0">
        <w:rPr>
          <w:color w:val="000000" w:themeColor="text1"/>
        </w:rPr>
        <w:t>will become</w:t>
      </w:r>
      <w:r w:rsidR="00913A49">
        <w:rPr>
          <w:color w:val="000000" w:themeColor="text1"/>
        </w:rPr>
        <w:t xml:space="preserve"> pressing issue</w:t>
      </w:r>
      <w:r w:rsidR="008358C0">
        <w:rPr>
          <w:color w:val="000000" w:themeColor="text1"/>
        </w:rPr>
        <w:t>s</w:t>
      </w:r>
      <w:r w:rsidR="00913A49">
        <w:rPr>
          <w:color w:val="000000" w:themeColor="text1"/>
        </w:rPr>
        <w:t>.</w:t>
      </w:r>
    </w:p>
    <w:p w14:paraId="6C22A40C" w14:textId="77777777" w:rsidR="00D42558" w:rsidRDefault="00D42558" w:rsidP="004B733C">
      <w:pPr>
        <w:rPr>
          <w:color w:val="000000" w:themeColor="text1"/>
        </w:rPr>
      </w:pPr>
    </w:p>
    <w:p w14:paraId="574AA1E0" w14:textId="77777777" w:rsidR="0008338A" w:rsidRPr="00555673" w:rsidRDefault="0008338A" w:rsidP="0008338A">
      <w:pPr>
        <w:rPr>
          <w:i/>
          <w:color w:val="000000" w:themeColor="text1"/>
        </w:rPr>
      </w:pPr>
      <w:r w:rsidRPr="00555673">
        <w:rPr>
          <w:i/>
          <w:color w:val="000000" w:themeColor="text1"/>
        </w:rPr>
        <w:t>Explaining and Branding OR</w:t>
      </w:r>
    </w:p>
    <w:p w14:paraId="6530EE6E" w14:textId="77777777" w:rsidR="0008338A" w:rsidRDefault="0008338A" w:rsidP="0008338A">
      <w:pPr>
        <w:rPr>
          <w:color w:val="000000" w:themeColor="text1"/>
        </w:rPr>
      </w:pPr>
    </w:p>
    <w:p w14:paraId="2137ECEC" w14:textId="17284CDC" w:rsidR="0008338A" w:rsidRPr="006707A5" w:rsidRDefault="00BD364D" w:rsidP="0008338A">
      <w:pPr>
        <w:rPr>
          <w:rFonts w:eastAsia="Times New Roman"/>
          <w:color w:val="000000" w:themeColor="text1"/>
        </w:rPr>
      </w:pPr>
      <w:r>
        <w:rPr>
          <w:color w:val="000000" w:themeColor="text1"/>
        </w:rPr>
        <w:t xml:space="preserve">The </w:t>
      </w:r>
      <w:r w:rsidR="0008338A">
        <w:rPr>
          <w:color w:val="000000" w:themeColor="text1"/>
        </w:rPr>
        <w:t>OR</w:t>
      </w:r>
      <w:r>
        <w:rPr>
          <w:color w:val="000000" w:themeColor="text1"/>
        </w:rPr>
        <w:t xml:space="preserve"> brand</w:t>
      </w:r>
      <w:r w:rsidR="0008338A">
        <w:rPr>
          <w:color w:val="000000" w:themeColor="text1"/>
        </w:rPr>
        <w:t xml:space="preserve"> has always </w:t>
      </w:r>
      <w:r w:rsidR="00F12A30">
        <w:rPr>
          <w:color w:val="000000" w:themeColor="text1"/>
        </w:rPr>
        <w:t>proved</w:t>
      </w:r>
      <w:r w:rsidR="0008338A">
        <w:rPr>
          <w:color w:val="000000" w:themeColor="text1"/>
        </w:rPr>
        <w:t xml:space="preserve"> difficult to define and explain. As a result, we have engaged in sub-branding. Today we try to associate ourselves in the minds of clients and research fund providers with the labels ‘Analytics’ and ‘Business Analytics’. In the future we may </w:t>
      </w:r>
      <w:r w:rsidR="009D5B6D">
        <w:rPr>
          <w:color w:val="000000" w:themeColor="text1"/>
        </w:rPr>
        <w:t>need to consider</w:t>
      </w:r>
      <w:r w:rsidR="0008338A">
        <w:rPr>
          <w:color w:val="000000" w:themeColor="text1"/>
        </w:rPr>
        <w:t xml:space="preserve"> an OR sub-brand </w:t>
      </w:r>
      <w:r w:rsidR="00F12A30">
        <w:rPr>
          <w:color w:val="000000" w:themeColor="text1"/>
        </w:rPr>
        <w:t>with</w:t>
      </w:r>
      <w:r w:rsidR="0008338A">
        <w:rPr>
          <w:color w:val="000000" w:themeColor="text1"/>
        </w:rPr>
        <w:t xml:space="preserve"> ‘AI’ in the title. However, this is not the only option: the term ‘algorithm’, long familiar to those involved in OR, has now entered everyday u</w:t>
      </w:r>
      <w:r w:rsidR="00857B42">
        <w:rPr>
          <w:color w:val="000000" w:themeColor="text1"/>
        </w:rPr>
        <w:t>se</w:t>
      </w:r>
      <w:r w:rsidR="00F12A30">
        <w:rPr>
          <w:color w:val="000000" w:themeColor="text1"/>
        </w:rPr>
        <w:t xml:space="preserve"> and is another contender</w:t>
      </w:r>
      <w:r w:rsidR="00857B42">
        <w:rPr>
          <w:color w:val="000000" w:themeColor="text1"/>
        </w:rPr>
        <w:t>. The Government has recently</w:t>
      </w:r>
      <w:r w:rsidR="0008338A">
        <w:rPr>
          <w:color w:val="000000" w:themeColor="text1"/>
        </w:rPr>
        <w:t xml:space="preserve"> used the label ‘computational modelling’ </w:t>
      </w:r>
      <w:r w:rsidR="0008338A" w:rsidRPr="00E84907">
        <w:rPr>
          <w:rFonts w:eastAsia="Times New Roman"/>
          <w:color w:val="000000" w:themeColor="text1"/>
        </w:rPr>
        <w:t>to include both OR type</w:t>
      </w:r>
      <w:r w:rsidR="0008338A">
        <w:rPr>
          <w:rFonts w:eastAsia="Times New Roman"/>
          <w:color w:val="000000" w:themeColor="text1"/>
        </w:rPr>
        <w:t>s of model</w:t>
      </w:r>
      <w:r w:rsidR="0008338A" w:rsidRPr="00E84907">
        <w:rPr>
          <w:rFonts w:eastAsia="Times New Roman"/>
          <w:color w:val="000000" w:themeColor="text1"/>
        </w:rPr>
        <w:t xml:space="preserve"> and AI </w:t>
      </w:r>
      <w:r w:rsidR="00F12A30">
        <w:rPr>
          <w:rFonts w:eastAsia="Times New Roman"/>
          <w:color w:val="000000" w:themeColor="text1"/>
        </w:rPr>
        <w:t xml:space="preserve">models </w:t>
      </w:r>
      <w:r w:rsidR="0008338A" w:rsidRPr="00E84907">
        <w:rPr>
          <w:rFonts w:eastAsia="Times New Roman"/>
          <w:color w:val="000000" w:themeColor="text1"/>
        </w:rPr>
        <w:t>where the model is built by the computer</w:t>
      </w:r>
      <w:r w:rsidR="0008338A">
        <w:rPr>
          <w:rFonts w:eastAsia="Times New Roman"/>
          <w:color w:val="000000" w:themeColor="text1"/>
        </w:rPr>
        <w:t xml:space="preserve"> (in other words machine learning) </w:t>
      </w:r>
      <w:r w:rsidR="0008338A">
        <w:rPr>
          <w:color w:val="000000" w:themeColor="text1"/>
        </w:rPr>
        <w:t>(</w:t>
      </w:r>
      <w:r w:rsidR="0008338A" w:rsidRPr="00322FB5">
        <w:rPr>
          <w:iCs/>
          <w:color w:val="000000" w:themeColor="text1"/>
        </w:rPr>
        <w:t>Government Office for Science</w:t>
      </w:r>
      <w:r w:rsidR="0008338A">
        <w:rPr>
          <w:iCs/>
          <w:color w:val="000000" w:themeColor="text1"/>
        </w:rPr>
        <w:t>, 2018)</w:t>
      </w:r>
      <w:r w:rsidR="0008338A" w:rsidRPr="00E84907">
        <w:rPr>
          <w:rFonts w:eastAsia="Times New Roman"/>
          <w:color w:val="000000" w:themeColor="text1"/>
        </w:rPr>
        <w:t>.</w:t>
      </w:r>
      <w:r w:rsidR="0008338A">
        <w:rPr>
          <w:iCs/>
          <w:color w:val="000000" w:themeColor="text1"/>
        </w:rPr>
        <w:t xml:space="preserve"> The subject of possible sub-brands wi</w:t>
      </w:r>
      <w:r w:rsidR="002266D3">
        <w:rPr>
          <w:iCs/>
          <w:color w:val="000000" w:themeColor="text1"/>
        </w:rPr>
        <w:t>ll need to be explored by the</w:t>
      </w:r>
      <w:r w:rsidR="0008338A">
        <w:rPr>
          <w:iCs/>
          <w:color w:val="000000" w:themeColor="text1"/>
        </w:rPr>
        <w:t xml:space="preserve"> OR community.</w:t>
      </w:r>
    </w:p>
    <w:p w14:paraId="172DE8DA" w14:textId="77777777" w:rsidR="0008338A" w:rsidRDefault="0008338A" w:rsidP="004B733C">
      <w:pPr>
        <w:rPr>
          <w:color w:val="000000" w:themeColor="text1"/>
        </w:rPr>
      </w:pPr>
    </w:p>
    <w:p w14:paraId="5AB970EC" w14:textId="77777777" w:rsidR="0008338A" w:rsidRPr="00E84907" w:rsidRDefault="0008338A" w:rsidP="004B733C">
      <w:pPr>
        <w:rPr>
          <w:color w:val="000000" w:themeColor="text1"/>
        </w:rPr>
      </w:pPr>
    </w:p>
    <w:p w14:paraId="52DD1880" w14:textId="79CA98E7" w:rsidR="00555673" w:rsidRPr="00555673" w:rsidRDefault="00857B42" w:rsidP="00E1300C">
      <w:pPr>
        <w:rPr>
          <w:i/>
          <w:color w:val="000000" w:themeColor="text1"/>
        </w:rPr>
      </w:pPr>
      <w:r>
        <w:rPr>
          <w:i/>
          <w:color w:val="000000" w:themeColor="text1"/>
        </w:rPr>
        <w:t>The nature of jobs for</w:t>
      </w:r>
      <w:r w:rsidR="00555673" w:rsidRPr="00555673">
        <w:rPr>
          <w:i/>
          <w:color w:val="000000" w:themeColor="text1"/>
        </w:rPr>
        <w:t xml:space="preserve"> OR professionals</w:t>
      </w:r>
      <w:r>
        <w:rPr>
          <w:i/>
          <w:color w:val="000000" w:themeColor="text1"/>
        </w:rPr>
        <w:t xml:space="preserve"> in the future</w:t>
      </w:r>
    </w:p>
    <w:p w14:paraId="0701BCBF" w14:textId="77777777" w:rsidR="00555673" w:rsidRDefault="00555673" w:rsidP="00E1300C">
      <w:pPr>
        <w:rPr>
          <w:color w:val="000000" w:themeColor="text1"/>
        </w:rPr>
      </w:pPr>
    </w:p>
    <w:p w14:paraId="1AFD0D9C" w14:textId="716A52F6" w:rsidR="005C4084" w:rsidRDefault="007D46E3" w:rsidP="00E1300C">
      <w:pPr>
        <w:rPr>
          <w:color w:val="000000" w:themeColor="text1"/>
          <w:lang w:val="en-US"/>
        </w:rPr>
      </w:pPr>
      <w:r>
        <w:rPr>
          <w:color w:val="000000" w:themeColor="text1"/>
        </w:rPr>
        <w:t>In</w:t>
      </w:r>
      <w:r w:rsidR="000E07BA">
        <w:rPr>
          <w:color w:val="000000" w:themeColor="text1"/>
        </w:rPr>
        <w:t xml:space="preserve"> their book</w:t>
      </w:r>
      <w:r>
        <w:rPr>
          <w:color w:val="000000" w:themeColor="text1"/>
        </w:rPr>
        <w:t>,</w:t>
      </w:r>
      <w:r w:rsidR="000E07BA">
        <w:rPr>
          <w:color w:val="000000" w:themeColor="text1"/>
        </w:rPr>
        <w:t xml:space="preserve"> </w:t>
      </w:r>
      <w:r w:rsidR="000E07BA" w:rsidRPr="000E07BA">
        <w:rPr>
          <w:i/>
          <w:color w:val="000000" w:themeColor="text1"/>
        </w:rPr>
        <w:t xml:space="preserve">The Future of Professions: How Technology </w:t>
      </w:r>
      <w:r>
        <w:rPr>
          <w:i/>
          <w:color w:val="000000" w:themeColor="text1"/>
        </w:rPr>
        <w:t>W</w:t>
      </w:r>
      <w:r w:rsidR="000E07BA" w:rsidRPr="000E07BA">
        <w:rPr>
          <w:i/>
          <w:color w:val="000000" w:themeColor="text1"/>
        </w:rPr>
        <w:t>ill Transform the Work of Human Experts</w:t>
      </w:r>
      <w:r>
        <w:rPr>
          <w:color w:val="000000" w:themeColor="text1"/>
        </w:rPr>
        <w:t>, Susskind</w:t>
      </w:r>
      <w:r w:rsidRPr="00E84907">
        <w:rPr>
          <w:color w:val="000000" w:themeColor="text1"/>
        </w:rPr>
        <w:t xml:space="preserve"> and Sus</w:t>
      </w:r>
      <w:r>
        <w:rPr>
          <w:color w:val="000000" w:themeColor="text1"/>
        </w:rPr>
        <w:t>skind (2015)</w:t>
      </w:r>
      <w:r w:rsidR="002A667B">
        <w:rPr>
          <w:color w:val="000000" w:themeColor="text1"/>
        </w:rPr>
        <w:t xml:space="preserve"> </w:t>
      </w:r>
      <w:r w:rsidR="00307596">
        <w:rPr>
          <w:color w:val="000000" w:themeColor="text1"/>
        </w:rPr>
        <w:t>examine</w:t>
      </w:r>
      <w:r w:rsidR="00682606">
        <w:rPr>
          <w:color w:val="000000" w:themeColor="text1"/>
        </w:rPr>
        <w:t xml:space="preserve"> past and future changes in the health, education, divinity, law, journalism, management consultancy, tax and audit, and architec</w:t>
      </w:r>
      <w:r w:rsidR="00715BE7">
        <w:rPr>
          <w:color w:val="000000" w:themeColor="text1"/>
        </w:rPr>
        <w:t>ture professions. They conclude</w:t>
      </w:r>
      <w:r w:rsidR="00682606">
        <w:rPr>
          <w:color w:val="000000" w:themeColor="text1"/>
        </w:rPr>
        <w:t xml:space="preserve"> that </w:t>
      </w:r>
      <w:r w:rsidR="00E1300C">
        <w:rPr>
          <w:color w:val="000000" w:themeColor="text1"/>
        </w:rPr>
        <w:t>the changes occurring in professional work</w:t>
      </w:r>
      <w:r w:rsidR="002A667B">
        <w:rPr>
          <w:color w:val="000000" w:themeColor="text1"/>
        </w:rPr>
        <w:t xml:space="preserve"> </w:t>
      </w:r>
      <w:r w:rsidR="00DB1B7D">
        <w:rPr>
          <w:color w:val="000000" w:themeColor="text1"/>
        </w:rPr>
        <w:t xml:space="preserve">over the long term </w:t>
      </w:r>
      <w:r w:rsidR="00682606">
        <w:rPr>
          <w:color w:val="000000" w:themeColor="text1"/>
        </w:rPr>
        <w:t xml:space="preserve">could be characterized </w:t>
      </w:r>
      <w:r w:rsidR="004F0545">
        <w:rPr>
          <w:color w:val="000000" w:themeColor="text1"/>
        </w:rPr>
        <w:t xml:space="preserve">as a process of </w:t>
      </w:r>
      <w:r w:rsidR="004F0545" w:rsidRPr="00682606">
        <w:rPr>
          <w:i/>
          <w:color w:val="000000" w:themeColor="text1"/>
        </w:rPr>
        <w:t>commodification</w:t>
      </w:r>
      <w:r w:rsidR="004F0545">
        <w:rPr>
          <w:color w:val="000000" w:themeColor="text1"/>
        </w:rPr>
        <w:t xml:space="preserve">. </w:t>
      </w:r>
      <w:r w:rsidR="004F0545">
        <w:rPr>
          <w:color w:val="000000" w:themeColor="text1"/>
          <w:lang w:val="en-US"/>
        </w:rPr>
        <w:t>In the past</w:t>
      </w:r>
      <w:r w:rsidR="00E1300C" w:rsidRPr="00E1300C">
        <w:rPr>
          <w:color w:val="000000" w:themeColor="text1"/>
          <w:lang w:val="en-US"/>
        </w:rPr>
        <w:t xml:space="preserve">, professional practices were </w:t>
      </w:r>
      <w:r w:rsidR="004F0545">
        <w:rPr>
          <w:color w:val="000000" w:themeColor="text1"/>
          <w:lang w:val="en-US"/>
        </w:rPr>
        <w:t>crafts</w:t>
      </w:r>
      <w:r w:rsidR="00E1300C" w:rsidRPr="00E1300C">
        <w:rPr>
          <w:color w:val="000000" w:themeColor="text1"/>
          <w:lang w:val="en-US"/>
        </w:rPr>
        <w:t xml:space="preserve"> dedicated to the dissemination of practical experience. </w:t>
      </w:r>
      <w:r w:rsidR="00E951E4">
        <w:rPr>
          <w:color w:val="000000" w:themeColor="text1"/>
          <w:lang w:val="en-US"/>
        </w:rPr>
        <w:t xml:space="preserve">There followed </w:t>
      </w:r>
      <w:r w:rsidR="004F0545">
        <w:rPr>
          <w:color w:val="000000" w:themeColor="text1"/>
          <w:lang w:val="en-US"/>
        </w:rPr>
        <w:t xml:space="preserve">a process of </w:t>
      </w:r>
      <w:r w:rsidR="004F0545" w:rsidRPr="00F12A30">
        <w:rPr>
          <w:i/>
          <w:color w:val="000000" w:themeColor="text1"/>
          <w:lang w:val="en-US"/>
        </w:rPr>
        <w:t>standardization</w:t>
      </w:r>
      <w:r w:rsidR="00E1300C" w:rsidRPr="00E1300C">
        <w:rPr>
          <w:color w:val="000000" w:themeColor="text1"/>
          <w:lang w:val="en-US"/>
        </w:rPr>
        <w:t>, turning part of the craft work into regular, rule based routines that could be carried out by people wit</w:t>
      </w:r>
      <w:r w:rsidR="004F0545">
        <w:rPr>
          <w:color w:val="000000" w:themeColor="text1"/>
          <w:lang w:val="en-US"/>
        </w:rPr>
        <w:t xml:space="preserve">h </w:t>
      </w:r>
      <w:r w:rsidR="00857B42">
        <w:rPr>
          <w:color w:val="000000" w:themeColor="text1"/>
          <w:lang w:val="en-US"/>
        </w:rPr>
        <w:t xml:space="preserve">more </w:t>
      </w:r>
      <w:r w:rsidR="004F0545">
        <w:rPr>
          <w:color w:val="000000" w:themeColor="text1"/>
          <w:lang w:val="en-US"/>
        </w:rPr>
        <w:t>limited skills; for instance</w:t>
      </w:r>
      <w:r w:rsidR="00E1300C" w:rsidRPr="00E1300C">
        <w:rPr>
          <w:color w:val="000000" w:themeColor="text1"/>
          <w:lang w:val="en-US"/>
        </w:rPr>
        <w:t xml:space="preserve">, the standardization of double entry book keeping in accountancy.  Then there was </w:t>
      </w:r>
      <w:r w:rsidR="004F0545">
        <w:rPr>
          <w:color w:val="000000" w:themeColor="text1"/>
          <w:lang w:val="en-US"/>
        </w:rPr>
        <w:t xml:space="preserve">a process of </w:t>
      </w:r>
      <w:r w:rsidR="004F0545" w:rsidRPr="00F12A30">
        <w:rPr>
          <w:i/>
          <w:color w:val="000000" w:themeColor="text1"/>
          <w:lang w:val="en-US"/>
        </w:rPr>
        <w:t>systemization</w:t>
      </w:r>
      <w:r w:rsidR="004F0545">
        <w:rPr>
          <w:color w:val="000000" w:themeColor="text1"/>
          <w:lang w:val="en-US"/>
        </w:rPr>
        <w:t xml:space="preserve"> as</w:t>
      </w:r>
      <w:r w:rsidR="00E1300C" w:rsidRPr="00E1300C">
        <w:rPr>
          <w:color w:val="000000" w:themeColor="text1"/>
          <w:lang w:val="en-US"/>
        </w:rPr>
        <w:t xml:space="preserve"> business machines and computers</w:t>
      </w:r>
      <w:r w:rsidR="004F0545">
        <w:rPr>
          <w:color w:val="000000" w:themeColor="text1"/>
          <w:lang w:val="en-US"/>
        </w:rPr>
        <w:t xml:space="preserve"> </w:t>
      </w:r>
      <w:r w:rsidR="00CB067E">
        <w:rPr>
          <w:color w:val="000000" w:themeColor="text1"/>
          <w:lang w:val="en-US"/>
        </w:rPr>
        <w:t>were introduced</w:t>
      </w:r>
      <w:r w:rsidR="00E1300C" w:rsidRPr="00E1300C">
        <w:rPr>
          <w:color w:val="000000" w:themeColor="text1"/>
          <w:lang w:val="en-US"/>
        </w:rPr>
        <w:t xml:space="preserve">.  </w:t>
      </w:r>
      <w:proofErr w:type="spellStart"/>
      <w:r w:rsidR="00CC3AD5">
        <w:rPr>
          <w:color w:val="000000" w:themeColor="text1"/>
          <w:lang w:val="en-US"/>
        </w:rPr>
        <w:t>Susskin</w:t>
      </w:r>
      <w:proofErr w:type="spellEnd"/>
      <w:r w:rsidR="00CC3AD5">
        <w:rPr>
          <w:color w:val="000000" w:themeColor="text1"/>
          <w:lang w:val="en-US"/>
        </w:rPr>
        <w:t xml:space="preserve"> and </w:t>
      </w:r>
      <w:proofErr w:type="spellStart"/>
      <w:r w:rsidR="00CC3AD5">
        <w:rPr>
          <w:color w:val="000000" w:themeColor="text1"/>
          <w:lang w:val="en-US"/>
        </w:rPr>
        <w:t>Susskin</w:t>
      </w:r>
      <w:proofErr w:type="spellEnd"/>
      <w:r w:rsidR="00715BE7">
        <w:rPr>
          <w:color w:val="000000" w:themeColor="text1"/>
          <w:lang w:val="en-US"/>
        </w:rPr>
        <w:t xml:space="preserve"> suggest that today</w:t>
      </w:r>
      <w:r w:rsidR="00E1300C" w:rsidRPr="00E1300C">
        <w:rPr>
          <w:color w:val="000000" w:themeColor="text1"/>
          <w:lang w:val="en-US"/>
        </w:rPr>
        <w:t xml:space="preserve"> professio</w:t>
      </w:r>
      <w:r w:rsidR="00CB067E">
        <w:rPr>
          <w:color w:val="000000" w:themeColor="text1"/>
          <w:lang w:val="en-US"/>
        </w:rPr>
        <w:t xml:space="preserve">ns are engaged in a process of </w:t>
      </w:r>
      <w:r w:rsidR="00CB067E" w:rsidRPr="002266D3">
        <w:rPr>
          <w:i/>
          <w:color w:val="000000" w:themeColor="text1"/>
          <w:lang w:val="en-US"/>
        </w:rPr>
        <w:t>externalization</w:t>
      </w:r>
      <w:r w:rsidR="00B7041A">
        <w:rPr>
          <w:color w:val="000000" w:themeColor="text1"/>
          <w:lang w:val="en-US"/>
        </w:rPr>
        <w:t xml:space="preserve">. </w:t>
      </w:r>
      <w:r w:rsidR="00715BE7">
        <w:rPr>
          <w:color w:val="000000" w:themeColor="text1"/>
          <w:lang w:val="en-US"/>
        </w:rPr>
        <w:t>They</w:t>
      </w:r>
      <w:r w:rsidR="003207F3">
        <w:rPr>
          <w:color w:val="000000" w:themeColor="text1"/>
          <w:lang w:val="en-US"/>
        </w:rPr>
        <w:t xml:space="preserve"> identify three </w:t>
      </w:r>
      <w:r w:rsidR="005C4084">
        <w:rPr>
          <w:color w:val="000000" w:themeColor="text1"/>
          <w:lang w:val="en-US"/>
        </w:rPr>
        <w:t>externalization possibilities:</w:t>
      </w:r>
      <w:r w:rsidR="003207F3">
        <w:rPr>
          <w:color w:val="000000" w:themeColor="text1"/>
          <w:lang w:val="en-US"/>
        </w:rPr>
        <w:t xml:space="preserve"> </w:t>
      </w:r>
      <w:r w:rsidR="001A3F76">
        <w:rPr>
          <w:color w:val="000000" w:themeColor="text1"/>
          <w:lang w:val="en-US"/>
        </w:rPr>
        <w:t>(</w:t>
      </w:r>
      <w:proofErr w:type="spellStart"/>
      <w:r w:rsidR="001A3F76">
        <w:rPr>
          <w:color w:val="000000" w:themeColor="text1"/>
          <w:lang w:val="en-US"/>
        </w:rPr>
        <w:t>i</w:t>
      </w:r>
      <w:proofErr w:type="spellEnd"/>
      <w:r w:rsidR="001A3F76">
        <w:rPr>
          <w:color w:val="000000" w:themeColor="text1"/>
          <w:lang w:val="en-US"/>
        </w:rPr>
        <w:t xml:space="preserve">) </w:t>
      </w:r>
      <w:r w:rsidR="005C4084">
        <w:rPr>
          <w:color w:val="000000" w:themeColor="text1"/>
          <w:lang w:val="en-US"/>
        </w:rPr>
        <w:t>‘charge on-line’ services</w:t>
      </w:r>
      <w:r w:rsidR="00715BE7">
        <w:rPr>
          <w:color w:val="000000" w:themeColor="text1"/>
          <w:lang w:val="en-US"/>
        </w:rPr>
        <w:t>; the</w:t>
      </w:r>
      <w:r w:rsidR="00850B12">
        <w:rPr>
          <w:color w:val="000000" w:themeColor="text1"/>
          <w:lang w:val="en-US"/>
        </w:rPr>
        <w:t>se</w:t>
      </w:r>
      <w:r w:rsidR="00715BE7">
        <w:rPr>
          <w:color w:val="000000" w:themeColor="text1"/>
          <w:lang w:val="en-US"/>
        </w:rPr>
        <w:t xml:space="preserve"> services</w:t>
      </w:r>
      <w:r w:rsidR="005C4084">
        <w:rPr>
          <w:color w:val="000000" w:themeColor="text1"/>
          <w:lang w:val="en-US"/>
        </w:rPr>
        <w:t xml:space="preserve"> arise when professionals (or the organization to which they belong) seek to increase their revenues;</w:t>
      </w:r>
      <w:r w:rsidR="001A3F76">
        <w:rPr>
          <w:color w:val="000000" w:themeColor="text1"/>
          <w:lang w:val="en-US"/>
        </w:rPr>
        <w:t xml:space="preserve"> (ii)</w:t>
      </w:r>
      <w:r w:rsidR="006A44F1">
        <w:rPr>
          <w:color w:val="000000" w:themeColor="text1"/>
          <w:lang w:val="en-US"/>
        </w:rPr>
        <w:t xml:space="preserve"> </w:t>
      </w:r>
      <w:r w:rsidR="005C4084">
        <w:rPr>
          <w:color w:val="000000" w:themeColor="text1"/>
          <w:lang w:val="en-US"/>
        </w:rPr>
        <w:t>‘no charge on-line’ services</w:t>
      </w:r>
      <w:r w:rsidR="00715BE7">
        <w:rPr>
          <w:color w:val="000000" w:themeColor="text1"/>
          <w:lang w:val="en-US"/>
        </w:rPr>
        <w:t>; these</w:t>
      </w:r>
      <w:r w:rsidR="005C4084">
        <w:rPr>
          <w:color w:val="000000" w:themeColor="text1"/>
          <w:lang w:val="en-US"/>
        </w:rPr>
        <w:t xml:space="preserve"> </w:t>
      </w:r>
      <w:r w:rsidR="00235B5E">
        <w:rPr>
          <w:color w:val="000000" w:themeColor="text1"/>
          <w:lang w:val="en-US"/>
        </w:rPr>
        <w:t xml:space="preserve">may be offered in exchange for the opportunity to collect data or may be funded by other institutions (for example, governments or charities); and (iii) </w:t>
      </w:r>
      <w:r w:rsidR="00025204">
        <w:rPr>
          <w:color w:val="000000" w:themeColor="text1"/>
          <w:lang w:val="en-US"/>
        </w:rPr>
        <w:t>in contrast to the first two possibilities</w:t>
      </w:r>
      <w:r w:rsidR="00FA60FD">
        <w:rPr>
          <w:color w:val="000000" w:themeColor="text1"/>
          <w:lang w:val="en-US"/>
        </w:rPr>
        <w:t>,</w:t>
      </w:r>
      <w:r w:rsidR="00025204">
        <w:rPr>
          <w:color w:val="000000" w:themeColor="text1"/>
          <w:lang w:val="en-US"/>
        </w:rPr>
        <w:t xml:space="preserve"> where the professional</w:t>
      </w:r>
      <w:r w:rsidR="005746B7">
        <w:rPr>
          <w:color w:val="000000" w:themeColor="text1"/>
          <w:lang w:val="en-US"/>
        </w:rPr>
        <w:t>s</w:t>
      </w:r>
      <w:r w:rsidR="00025204">
        <w:rPr>
          <w:color w:val="000000" w:themeColor="text1"/>
          <w:lang w:val="en-US"/>
        </w:rPr>
        <w:t xml:space="preserve"> retain full ownership of their systems and content, </w:t>
      </w:r>
      <w:r w:rsidR="005746B7">
        <w:rPr>
          <w:color w:val="000000" w:themeColor="text1"/>
          <w:lang w:val="en-US"/>
        </w:rPr>
        <w:t>services</w:t>
      </w:r>
      <w:r w:rsidR="000C60C8">
        <w:rPr>
          <w:color w:val="000000" w:themeColor="text1"/>
          <w:lang w:val="en-US"/>
        </w:rPr>
        <w:t xml:space="preserve"> can be made available on a ‘commons’ basis where the content </w:t>
      </w:r>
      <w:r w:rsidR="005746B7">
        <w:rPr>
          <w:color w:val="000000" w:themeColor="text1"/>
          <w:lang w:val="en-US"/>
        </w:rPr>
        <w:t xml:space="preserve">can be added to, edited, </w:t>
      </w:r>
      <w:r w:rsidR="000C60C8">
        <w:rPr>
          <w:color w:val="000000" w:themeColor="text1"/>
          <w:lang w:val="en-US"/>
        </w:rPr>
        <w:t>use</w:t>
      </w:r>
      <w:r w:rsidR="00715BE7">
        <w:rPr>
          <w:color w:val="000000" w:themeColor="text1"/>
          <w:lang w:val="en-US"/>
        </w:rPr>
        <w:t>d, reused and shared at no cost; t</w:t>
      </w:r>
      <w:r w:rsidR="005746B7">
        <w:rPr>
          <w:color w:val="000000" w:themeColor="text1"/>
          <w:lang w:val="en-US"/>
        </w:rPr>
        <w:t xml:space="preserve">he motivation is to make this knowledge </w:t>
      </w:r>
      <w:r w:rsidR="004F1628">
        <w:rPr>
          <w:color w:val="000000" w:themeColor="text1"/>
          <w:lang w:val="en-US"/>
        </w:rPr>
        <w:t xml:space="preserve">(practical expertise) </w:t>
      </w:r>
      <w:r w:rsidR="005746B7">
        <w:rPr>
          <w:color w:val="000000" w:themeColor="text1"/>
          <w:lang w:val="en-US"/>
        </w:rPr>
        <w:t>far more widely accessible</w:t>
      </w:r>
      <w:r w:rsidR="004F1628">
        <w:rPr>
          <w:color w:val="000000" w:themeColor="text1"/>
          <w:lang w:val="en-US"/>
        </w:rPr>
        <w:t xml:space="preserve"> </w:t>
      </w:r>
      <w:r w:rsidR="001B57BC">
        <w:rPr>
          <w:color w:val="000000" w:themeColor="text1"/>
          <w:lang w:val="en-US"/>
        </w:rPr>
        <w:t>(</w:t>
      </w:r>
      <w:r w:rsidR="004F1628">
        <w:rPr>
          <w:color w:val="000000" w:themeColor="text1"/>
          <w:lang w:val="en-US"/>
        </w:rPr>
        <w:t>p</w:t>
      </w:r>
      <w:r w:rsidR="001B57BC">
        <w:rPr>
          <w:color w:val="000000" w:themeColor="text1"/>
          <w:lang w:val="en-US"/>
        </w:rPr>
        <w:t>. 203)</w:t>
      </w:r>
      <w:r w:rsidR="005746B7">
        <w:rPr>
          <w:color w:val="000000" w:themeColor="text1"/>
          <w:lang w:val="en-US"/>
        </w:rPr>
        <w:t>.</w:t>
      </w:r>
    </w:p>
    <w:p w14:paraId="0AEC1FC5" w14:textId="77777777" w:rsidR="005C4084" w:rsidRDefault="005C4084" w:rsidP="00E1300C">
      <w:pPr>
        <w:rPr>
          <w:color w:val="000000" w:themeColor="text1"/>
          <w:lang w:val="en-US"/>
        </w:rPr>
      </w:pPr>
    </w:p>
    <w:p w14:paraId="2A06AC6A" w14:textId="6D926E8D" w:rsidR="003B468F" w:rsidRDefault="00B7041A" w:rsidP="00E1300C">
      <w:pPr>
        <w:rPr>
          <w:color w:val="000000" w:themeColor="text1"/>
          <w:lang w:val="en-US"/>
        </w:rPr>
      </w:pPr>
      <w:r>
        <w:rPr>
          <w:color w:val="000000" w:themeColor="text1"/>
          <w:lang w:val="en-US"/>
        </w:rPr>
        <w:lastRenderedPageBreak/>
        <w:t>Susskind and Susskind</w:t>
      </w:r>
      <w:r w:rsidR="00247EF4">
        <w:rPr>
          <w:color w:val="000000" w:themeColor="text1"/>
          <w:lang w:val="en-US"/>
        </w:rPr>
        <w:t xml:space="preserve"> envisage</w:t>
      </w:r>
      <w:r w:rsidR="00924872">
        <w:rPr>
          <w:color w:val="000000" w:themeColor="text1"/>
          <w:lang w:val="en-US"/>
        </w:rPr>
        <w:t xml:space="preserve"> </w:t>
      </w:r>
      <w:r w:rsidR="00247EF4">
        <w:rPr>
          <w:color w:val="000000" w:themeColor="text1"/>
          <w:lang w:val="en-US"/>
        </w:rPr>
        <w:t xml:space="preserve">two </w:t>
      </w:r>
      <w:r w:rsidR="00924872">
        <w:rPr>
          <w:color w:val="000000" w:themeColor="text1"/>
          <w:lang w:val="en-US"/>
        </w:rPr>
        <w:t xml:space="preserve">new divisions of </w:t>
      </w:r>
      <w:proofErr w:type="spellStart"/>
      <w:r w:rsidR="00924872">
        <w:rPr>
          <w:color w:val="000000" w:themeColor="text1"/>
          <w:lang w:val="en-US"/>
        </w:rPr>
        <w:t>labour</w:t>
      </w:r>
      <w:proofErr w:type="spellEnd"/>
      <w:r w:rsidR="00924872">
        <w:rPr>
          <w:color w:val="000000" w:themeColor="text1"/>
          <w:lang w:val="en-US"/>
        </w:rPr>
        <w:t xml:space="preserve"> </w:t>
      </w:r>
      <w:r w:rsidR="00247EF4">
        <w:rPr>
          <w:color w:val="000000" w:themeColor="text1"/>
          <w:lang w:val="en-US"/>
        </w:rPr>
        <w:t xml:space="preserve">emerging: ‘First is a reallocation of effort away from professionals towards different types of people; the second is </w:t>
      </w:r>
      <w:r w:rsidR="00836521">
        <w:rPr>
          <w:color w:val="000000" w:themeColor="text1"/>
          <w:lang w:val="en-US"/>
        </w:rPr>
        <w:t xml:space="preserve">to reallocate </w:t>
      </w:r>
      <w:r w:rsidR="00247EF4">
        <w:rPr>
          <w:color w:val="000000" w:themeColor="text1"/>
          <w:lang w:val="en-US"/>
        </w:rPr>
        <w:t>away from professionals towards a variety of machines</w:t>
      </w:r>
      <w:r w:rsidR="00297517">
        <w:rPr>
          <w:color w:val="000000" w:themeColor="text1"/>
          <w:lang w:val="en-US"/>
        </w:rPr>
        <w:t>’ (p.215</w:t>
      </w:r>
      <w:r w:rsidR="00B3115E">
        <w:rPr>
          <w:color w:val="000000" w:themeColor="text1"/>
          <w:lang w:val="en-US"/>
        </w:rPr>
        <w:t>f</w:t>
      </w:r>
      <w:r w:rsidR="00297517">
        <w:rPr>
          <w:color w:val="000000" w:themeColor="text1"/>
          <w:lang w:val="en-US"/>
        </w:rPr>
        <w:t>)</w:t>
      </w:r>
      <w:r w:rsidR="00247EF4">
        <w:rPr>
          <w:color w:val="000000" w:themeColor="text1"/>
          <w:lang w:val="en-US"/>
        </w:rPr>
        <w:t>.</w:t>
      </w:r>
      <w:r w:rsidR="00E1300C" w:rsidRPr="00E1300C">
        <w:rPr>
          <w:color w:val="000000" w:themeColor="text1"/>
          <w:lang w:val="en-US"/>
        </w:rPr>
        <w:t xml:space="preserve">  </w:t>
      </w:r>
      <w:r w:rsidR="00FB41E9">
        <w:rPr>
          <w:color w:val="000000" w:themeColor="text1"/>
          <w:lang w:val="en-US"/>
        </w:rPr>
        <w:t>As a result t</w:t>
      </w:r>
      <w:r w:rsidR="000C4AFB">
        <w:rPr>
          <w:color w:val="000000" w:themeColor="text1"/>
          <w:lang w:val="en-US"/>
        </w:rPr>
        <w:t>hey suggest 7 different models for the production and distributio</w:t>
      </w:r>
      <w:r w:rsidR="00B3115E">
        <w:rPr>
          <w:color w:val="000000" w:themeColor="text1"/>
          <w:lang w:val="en-US"/>
        </w:rPr>
        <w:t>n of practical experience: (</w:t>
      </w:r>
      <w:proofErr w:type="spellStart"/>
      <w:r w:rsidR="00B3115E">
        <w:rPr>
          <w:color w:val="000000" w:themeColor="text1"/>
          <w:lang w:val="en-US"/>
        </w:rPr>
        <w:t>i</w:t>
      </w:r>
      <w:proofErr w:type="spellEnd"/>
      <w:r w:rsidR="00B3115E">
        <w:rPr>
          <w:color w:val="000000" w:themeColor="text1"/>
          <w:lang w:val="en-US"/>
        </w:rPr>
        <w:t>) t</w:t>
      </w:r>
      <w:r w:rsidR="000C4AFB">
        <w:rPr>
          <w:color w:val="000000" w:themeColor="text1"/>
          <w:lang w:val="en-US"/>
        </w:rPr>
        <w:t xml:space="preserve">he </w:t>
      </w:r>
      <w:r w:rsidR="000C4AFB" w:rsidRPr="00B3115E">
        <w:rPr>
          <w:i/>
          <w:color w:val="000000" w:themeColor="text1"/>
          <w:lang w:val="en-US"/>
        </w:rPr>
        <w:t>traditional model</w:t>
      </w:r>
      <w:r w:rsidR="000C4AFB">
        <w:rPr>
          <w:color w:val="000000" w:themeColor="text1"/>
          <w:lang w:val="en-US"/>
        </w:rPr>
        <w:t xml:space="preserve"> </w:t>
      </w:r>
      <w:r w:rsidR="00B3115E">
        <w:rPr>
          <w:color w:val="000000" w:themeColor="text1"/>
          <w:lang w:val="en-US"/>
        </w:rPr>
        <w:t xml:space="preserve">involves human professional providers </w:t>
      </w:r>
      <w:r w:rsidR="00A62881">
        <w:rPr>
          <w:color w:val="000000" w:themeColor="text1"/>
          <w:lang w:val="en-US"/>
        </w:rPr>
        <w:t xml:space="preserve">in relatively stable organizations </w:t>
      </w:r>
      <w:r w:rsidR="00B3115E">
        <w:rPr>
          <w:color w:val="000000" w:themeColor="text1"/>
          <w:lang w:val="en-US"/>
        </w:rPr>
        <w:t xml:space="preserve">usually </w:t>
      </w:r>
      <w:r w:rsidR="00A62881">
        <w:rPr>
          <w:color w:val="000000" w:themeColor="text1"/>
          <w:lang w:val="en-US"/>
        </w:rPr>
        <w:t xml:space="preserve">engaged </w:t>
      </w:r>
      <w:r w:rsidR="00857B42">
        <w:rPr>
          <w:color w:val="000000" w:themeColor="text1"/>
          <w:lang w:val="en-US"/>
        </w:rPr>
        <w:t>in real-time</w:t>
      </w:r>
      <w:r w:rsidR="00B3115E">
        <w:rPr>
          <w:color w:val="000000" w:themeColor="text1"/>
          <w:lang w:val="en-US"/>
        </w:rPr>
        <w:t xml:space="preserve"> face-to-face interaction that is rewarded according to time spent; (ii) the </w:t>
      </w:r>
      <w:r w:rsidR="00B3115E" w:rsidRPr="00B3115E">
        <w:rPr>
          <w:i/>
          <w:color w:val="000000" w:themeColor="text1"/>
          <w:lang w:val="en-US"/>
        </w:rPr>
        <w:t>networked experts</w:t>
      </w:r>
      <w:r w:rsidR="00B3115E">
        <w:rPr>
          <w:color w:val="000000" w:themeColor="text1"/>
          <w:lang w:val="en-US"/>
        </w:rPr>
        <w:t xml:space="preserve"> model </w:t>
      </w:r>
      <w:r w:rsidR="00A62881">
        <w:rPr>
          <w:color w:val="000000" w:themeColor="text1"/>
          <w:lang w:val="en-US"/>
        </w:rPr>
        <w:t xml:space="preserve">involves </w:t>
      </w:r>
      <w:r w:rsidR="0088025C">
        <w:rPr>
          <w:color w:val="000000" w:themeColor="text1"/>
          <w:lang w:val="en-US"/>
        </w:rPr>
        <w:t xml:space="preserve">independent </w:t>
      </w:r>
      <w:r w:rsidR="00A62881">
        <w:rPr>
          <w:color w:val="000000" w:themeColor="text1"/>
          <w:lang w:val="en-US"/>
        </w:rPr>
        <w:t xml:space="preserve">experts </w:t>
      </w:r>
      <w:r w:rsidR="0088025C">
        <w:rPr>
          <w:color w:val="000000" w:themeColor="text1"/>
          <w:lang w:val="en-US"/>
        </w:rPr>
        <w:t>coming together to work in</w:t>
      </w:r>
      <w:r w:rsidR="00A62881">
        <w:rPr>
          <w:color w:val="000000" w:themeColor="text1"/>
          <w:lang w:val="en-US"/>
        </w:rPr>
        <w:t xml:space="preserve"> virtual teams</w:t>
      </w:r>
      <w:r w:rsidR="0088025C">
        <w:rPr>
          <w:color w:val="000000" w:themeColor="text1"/>
          <w:lang w:val="en-US"/>
        </w:rPr>
        <w:t xml:space="preserve"> relying on technology for the delivery of their work</w:t>
      </w:r>
      <w:r w:rsidR="00A62881">
        <w:rPr>
          <w:color w:val="000000" w:themeColor="text1"/>
          <w:lang w:val="en-US"/>
        </w:rPr>
        <w:t xml:space="preserve">; </w:t>
      </w:r>
      <w:r w:rsidR="0088025C">
        <w:rPr>
          <w:color w:val="000000" w:themeColor="text1"/>
          <w:lang w:val="en-US"/>
        </w:rPr>
        <w:t xml:space="preserve">(iii) the </w:t>
      </w:r>
      <w:r w:rsidR="0088025C" w:rsidRPr="00CF57B0">
        <w:rPr>
          <w:i/>
          <w:color w:val="000000" w:themeColor="text1"/>
          <w:lang w:val="en-US"/>
        </w:rPr>
        <w:t>para-professional</w:t>
      </w:r>
      <w:r w:rsidR="0088025C">
        <w:rPr>
          <w:color w:val="000000" w:themeColor="text1"/>
          <w:lang w:val="en-US"/>
        </w:rPr>
        <w:t xml:space="preserve"> model</w:t>
      </w:r>
      <w:r w:rsidR="00CF57B0">
        <w:rPr>
          <w:color w:val="000000" w:themeColor="text1"/>
          <w:lang w:val="en-US"/>
        </w:rPr>
        <w:t xml:space="preserve"> is similar to the traditional model except that the human provider has a more rudimentary training in a discipline </w:t>
      </w:r>
      <w:r w:rsidR="00A271EC">
        <w:rPr>
          <w:color w:val="000000" w:themeColor="text1"/>
          <w:lang w:val="en-US"/>
        </w:rPr>
        <w:t xml:space="preserve">(deploying expertise that has been standardized or systematized) </w:t>
      </w:r>
      <w:r w:rsidR="00CF57B0">
        <w:rPr>
          <w:color w:val="000000" w:themeColor="text1"/>
          <w:lang w:val="en-US"/>
        </w:rPr>
        <w:t>and cannot offer the full professional servi</w:t>
      </w:r>
      <w:r w:rsidR="00A87D1F">
        <w:rPr>
          <w:color w:val="000000" w:themeColor="text1"/>
          <w:lang w:val="en-US"/>
        </w:rPr>
        <w:t>ce unaided (a familiar</w:t>
      </w:r>
      <w:r w:rsidR="00CF57B0">
        <w:rPr>
          <w:color w:val="000000" w:themeColor="text1"/>
          <w:lang w:val="en-US"/>
        </w:rPr>
        <w:t xml:space="preserve"> </w:t>
      </w:r>
      <w:r w:rsidR="00666D71">
        <w:rPr>
          <w:color w:val="000000" w:themeColor="text1"/>
          <w:lang w:val="en-US"/>
        </w:rPr>
        <w:t xml:space="preserve">model </w:t>
      </w:r>
      <w:r w:rsidR="00CF57B0">
        <w:rPr>
          <w:color w:val="000000" w:themeColor="text1"/>
          <w:lang w:val="en-US"/>
        </w:rPr>
        <w:t xml:space="preserve">in the medical industry); </w:t>
      </w:r>
      <w:r w:rsidR="00A271EC">
        <w:rPr>
          <w:color w:val="000000" w:themeColor="text1"/>
          <w:lang w:val="en-US"/>
        </w:rPr>
        <w:t xml:space="preserve">(iv) the </w:t>
      </w:r>
      <w:r w:rsidR="00A271EC" w:rsidRPr="00A271EC">
        <w:rPr>
          <w:i/>
          <w:color w:val="000000" w:themeColor="text1"/>
          <w:lang w:val="en-US"/>
        </w:rPr>
        <w:t>knowledge engineering</w:t>
      </w:r>
      <w:r w:rsidR="00A271EC">
        <w:rPr>
          <w:color w:val="000000" w:themeColor="text1"/>
          <w:lang w:val="en-US"/>
        </w:rPr>
        <w:t xml:space="preserve"> model</w:t>
      </w:r>
      <w:r w:rsidR="00175764">
        <w:rPr>
          <w:color w:val="000000" w:themeColor="text1"/>
          <w:lang w:val="en-US"/>
        </w:rPr>
        <w:t xml:space="preserve"> essentially relies on expert systems</w:t>
      </w:r>
      <w:r w:rsidR="00383314">
        <w:rPr>
          <w:color w:val="000000" w:themeColor="text1"/>
          <w:lang w:val="en-US"/>
        </w:rPr>
        <w:t xml:space="preserve">, which encapsulate </w:t>
      </w:r>
      <w:r w:rsidR="00175764">
        <w:rPr>
          <w:color w:val="000000" w:themeColor="text1"/>
          <w:lang w:val="en-US"/>
        </w:rPr>
        <w:t xml:space="preserve"> </w:t>
      </w:r>
      <w:r w:rsidR="00383314">
        <w:rPr>
          <w:color w:val="000000" w:themeColor="text1"/>
          <w:lang w:val="en-US"/>
        </w:rPr>
        <w:t xml:space="preserve">the expertise of human experts, </w:t>
      </w:r>
      <w:r w:rsidR="00175764">
        <w:rPr>
          <w:color w:val="000000" w:themeColor="text1"/>
          <w:lang w:val="en-US"/>
        </w:rPr>
        <w:t>applied by less expert or lay people</w:t>
      </w:r>
      <w:r w:rsidR="00383314">
        <w:rPr>
          <w:color w:val="000000" w:themeColor="text1"/>
          <w:lang w:val="en-US"/>
        </w:rPr>
        <w:t xml:space="preserve">; (v) the </w:t>
      </w:r>
      <w:r w:rsidR="00383314" w:rsidRPr="00383314">
        <w:rPr>
          <w:i/>
          <w:color w:val="000000" w:themeColor="text1"/>
          <w:lang w:val="en-US"/>
        </w:rPr>
        <w:t>communities of experience</w:t>
      </w:r>
      <w:r w:rsidR="00383314">
        <w:rPr>
          <w:color w:val="000000" w:themeColor="text1"/>
          <w:lang w:val="en-US"/>
        </w:rPr>
        <w:t xml:space="preserve"> model</w:t>
      </w:r>
      <w:r w:rsidR="00427D0B">
        <w:rPr>
          <w:color w:val="000000" w:themeColor="text1"/>
          <w:lang w:val="en-US"/>
        </w:rPr>
        <w:t xml:space="preserve"> </w:t>
      </w:r>
      <w:r w:rsidR="002274E4">
        <w:rPr>
          <w:color w:val="000000" w:themeColor="text1"/>
          <w:lang w:val="en-US"/>
        </w:rPr>
        <w:t xml:space="preserve">does not rely on those with deep expertise, rather it </w:t>
      </w:r>
      <w:r w:rsidR="00427D0B">
        <w:rPr>
          <w:color w:val="000000" w:themeColor="text1"/>
          <w:lang w:val="en-US"/>
        </w:rPr>
        <w:t xml:space="preserve">involves using bodies </w:t>
      </w:r>
      <w:r w:rsidR="00A07D51">
        <w:rPr>
          <w:color w:val="000000" w:themeColor="text1"/>
          <w:lang w:val="en-US"/>
        </w:rPr>
        <w:t xml:space="preserve">of practical expertise built from </w:t>
      </w:r>
      <w:r w:rsidR="00427D0B">
        <w:rPr>
          <w:color w:val="000000" w:themeColor="text1"/>
          <w:lang w:val="en-US"/>
        </w:rPr>
        <w:t>the experience of past recipients of professional services or non-experts who have managed to sort out problems for themselves</w:t>
      </w:r>
      <w:r w:rsidR="00A07D51">
        <w:rPr>
          <w:color w:val="000000" w:themeColor="text1"/>
          <w:lang w:val="en-US"/>
        </w:rPr>
        <w:t xml:space="preserve"> (these bodies of experience will be edited, supplemented, and kept current by a group of committed participants</w:t>
      </w:r>
      <w:r w:rsidR="002274E4">
        <w:rPr>
          <w:color w:val="000000" w:themeColor="text1"/>
          <w:lang w:val="en-US"/>
        </w:rPr>
        <w:t xml:space="preserve"> </w:t>
      </w:r>
      <w:r w:rsidR="00B451AD">
        <w:rPr>
          <w:color w:val="000000" w:themeColor="text1"/>
          <w:lang w:val="en-US"/>
        </w:rPr>
        <w:t>similar to</w:t>
      </w:r>
      <w:r w:rsidR="002274E4">
        <w:rPr>
          <w:color w:val="000000" w:themeColor="text1"/>
          <w:lang w:val="en-US"/>
        </w:rPr>
        <w:t xml:space="preserve"> the way that Wikipedia and Linux are maintained); (vi) </w:t>
      </w:r>
      <w:r w:rsidR="003274DA">
        <w:rPr>
          <w:color w:val="000000" w:themeColor="text1"/>
          <w:lang w:val="en-US"/>
        </w:rPr>
        <w:t xml:space="preserve">the </w:t>
      </w:r>
      <w:r w:rsidR="003274DA" w:rsidRPr="003274DA">
        <w:rPr>
          <w:i/>
          <w:color w:val="000000" w:themeColor="text1"/>
          <w:lang w:val="en-US"/>
        </w:rPr>
        <w:t>embedded knowledge</w:t>
      </w:r>
      <w:r w:rsidR="003274DA">
        <w:rPr>
          <w:color w:val="000000" w:themeColor="text1"/>
          <w:lang w:val="en-US"/>
        </w:rPr>
        <w:t xml:space="preserve"> model </w:t>
      </w:r>
      <w:r w:rsidR="00795AF4">
        <w:rPr>
          <w:color w:val="000000" w:themeColor="text1"/>
          <w:lang w:val="en-US"/>
        </w:rPr>
        <w:t>involves the distillation of practical expertise into some form that can be built into machines, systems, processes, working practices, physical objects, or even human beings such that the knowledge is not invoked expressly and separately, but is applied automatically (for instance in the world of religion</w:t>
      </w:r>
      <w:r w:rsidR="00B451AD">
        <w:rPr>
          <w:color w:val="000000" w:themeColor="text1"/>
          <w:lang w:val="en-US"/>
        </w:rPr>
        <w:t>,</w:t>
      </w:r>
      <w:r w:rsidR="00795AF4">
        <w:rPr>
          <w:color w:val="000000" w:themeColor="text1"/>
          <w:lang w:val="en-US"/>
        </w:rPr>
        <w:t xml:space="preserve"> smartphones </w:t>
      </w:r>
      <w:r w:rsidR="00715BE7">
        <w:rPr>
          <w:color w:val="000000" w:themeColor="text1"/>
          <w:lang w:val="en-US"/>
        </w:rPr>
        <w:t xml:space="preserve">can be </w:t>
      </w:r>
      <w:r w:rsidR="00795AF4">
        <w:rPr>
          <w:color w:val="000000" w:themeColor="text1"/>
          <w:lang w:val="en-US"/>
        </w:rPr>
        <w:t>reprogrammed for observant Jews</w:t>
      </w:r>
      <w:r w:rsidR="00715BE7">
        <w:rPr>
          <w:color w:val="000000" w:themeColor="text1"/>
          <w:lang w:val="en-US"/>
        </w:rPr>
        <w:t xml:space="preserve"> to have limited web-browsing capability such</w:t>
      </w:r>
      <w:r w:rsidR="00795AF4">
        <w:rPr>
          <w:color w:val="000000" w:themeColor="text1"/>
          <w:lang w:val="en-US"/>
        </w:rPr>
        <w:t xml:space="preserve"> that they do</w:t>
      </w:r>
      <w:r w:rsidR="00B451AD">
        <w:rPr>
          <w:color w:val="000000" w:themeColor="text1"/>
          <w:lang w:val="en-US"/>
        </w:rPr>
        <w:t xml:space="preserve"> no</w:t>
      </w:r>
      <w:r w:rsidR="00795AF4">
        <w:rPr>
          <w:color w:val="000000" w:themeColor="text1"/>
          <w:lang w:val="en-US"/>
        </w:rPr>
        <w:t>t have to worry about visiting ‘non-kosher’ websites</w:t>
      </w:r>
      <w:r w:rsidR="00852758">
        <w:rPr>
          <w:color w:val="000000" w:themeColor="text1"/>
          <w:lang w:val="en-US"/>
        </w:rPr>
        <w:t xml:space="preserve">; in medicine a pacemaker </w:t>
      </w:r>
      <w:r w:rsidR="00715BE7">
        <w:rPr>
          <w:color w:val="000000" w:themeColor="text1"/>
          <w:lang w:val="en-US"/>
        </w:rPr>
        <w:t>can monitor</w:t>
      </w:r>
      <w:r w:rsidR="00852758">
        <w:rPr>
          <w:color w:val="000000" w:themeColor="text1"/>
          <w:lang w:val="en-US"/>
        </w:rPr>
        <w:t xml:space="preserve"> a patient’s heart and communicates remotely with a central system</w:t>
      </w:r>
      <w:r w:rsidR="00FB41E9">
        <w:rPr>
          <w:color w:val="000000" w:themeColor="text1"/>
          <w:lang w:val="en-US"/>
        </w:rPr>
        <w:t xml:space="preserve">); and (vii) </w:t>
      </w:r>
      <w:r w:rsidR="00852758">
        <w:rPr>
          <w:color w:val="000000" w:themeColor="text1"/>
          <w:lang w:val="en-US"/>
        </w:rPr>
        <w:t xml:space="preserve">the </w:t>
      </w:r>
      <w:r w:rsidR="00852758" w:rsidRPr="007F4F8A">
        <w:rPr>
          <w:i/>
          <w:color w:val="000000" w:themeColor="text1"/>
          <w:lang w:val="en-US"/>
        </w:rPr>
        <w:t>machine-generated</w:t>
      </w:r>
      <w:r w:rsidR="00852758">
        <w:rPr>
          <w:color w:val="000000" w:themeColor="text1"/>
          <w:lang w:val="en-US"/>
        </w:rPr>
        <w:t xml:space="preserve"> model in which practical experience is generated </w:t>
      </w:r>
      <w:r w:rsidR="007F4F8A">
        <w:rPr>
          <w:color w:val="000000" w:themeColor="text1"/>
          <w:lang w:val="en-US"/>
        </w:rPr>
        <w:t>not by human beings but by machines using ‘Big Data, artificial intelligence, intelligent search or techniques not yet invented’(p. 226).</w:t>
      </w:r>
      <w:r w:rsidR="00852758">
        <w:rPr>
          <w:color w:val="000000" w:themeColor="text1"/>
          <w:lang w:val="en-US"/>
        </w:rPr>
        <w:t xml:space="preserve"> </w:t>
      </w:r>
    </w:p>
    <w:p w14:paraId="73A979AE" w14:textId="77777777" w:rsidR="003B468F" w:rsidRDefault="003B468F" w:rsidP="00E1300C">
      <w:pPr>
        <w:rPr>
          <w:color w:val="000000" w:themeColor="text1"/>
          <w:lang w:val="en-US"/>
        </w:rPr>
      </w:pPr>
    </w:p>
    <w:p w14:paraId="0F40AAE3" w14:textId="19D097DC" w:rsidR="003F762D" w:rsidRPr="00556FC4" w:rsidRDefault="00556FC4" w:rsidP="003F762D">
      <w:pPr>
        <w:rPr>
          <w:color w:val="000000" w:themeColor="text1"/>
        </w:rPr>
      </w:pPr>
      <w:r w:rsidRPr="00E1300C">
        <w:rPr>
          <w:color w:val="000000" w:themeColor="text1"/>
          <w:lang w:val="en-US"/>
        </w:rPr>
        <w:t>We can debate the merits of this part</w:t>
      </w:r>
      <w:r>
        <w:rPr>
          <w:color w:val="000000" w:themeColor="text1"/>
          <w:lang w:val="en-US"/>
        </w:rPr>
        <w:t xml:space="preserve">icular way of looking at things, but </w:t>
      </w:r>
      <w:r w:rsidRPr="00E1300C">
        <w:rPr>
          <w:color w:val="000000" w:themeColor="text1"/>
          <w:lang w:val="en-US"/>
        </w:rPr>
        <w:t>we ca</w:t>
      </w:r>
      <w:r>
        <w:rPr>
          <w:color w:val="000000" w:themeColor="text1"/>
          <w:lang w:val="en-US"/>
        </w:rPr>
        <w:t>n take away</w:t>
      </w:r>
      <w:r w:rsidRPr="00E1300C">
        <w:rPr>
          <w:color w:val="000000" w:themeColor="text1"/>
          <w:lang w:val="en-US"/>
        </w:rPr>
        <w:t xml:space="preserve"> the idea that the structure of professional work will evolve and there will be new models for the distribution of pra</w:t>
      </w:r>
      <w:r>
        <w:rPr>
          <w:color w:val="000000" w:themeColor="text1"/>
          <w:lang w:val="en-US"/>
        </w:rPr>
        <w:t xml:space="preserve">ctical expertise. </w:t>
      </w:r>
      <w:r w:rsidR="003F762D">
        <w:rPr>
          <w:color w:val="000000" w:themeColor="text1"/>
          <w:lang w:val="en-US"/>
        </w:rPr>
        <w:t xml:space="preserve">The </w:t>
      </w:r>
      <w:proofErr w:type="spellStart"/>
      <w:r w:rsidR="003F762D">
        <w:rPr>
          <w:color w:val="000000" w:themeColor="text1"/>
          <w:lang w:val="en-US"/>
        </w:rPr>
        <w:t>Susskinds</w:t>
      </w:r>
      <w:proofErr w:type="spellEnd"/>
      <w:r w:rsidR="003F762D" w:rsidRPr="00E1300C">
        <w:rPr>
          <w:color w:val="000000" w:themeColor="text1"/>
          <w:lang w:val="en-US"/>
        </w:rPr>
        <w:t xml:space="preserve"> suggest that within such a diverse structure of professional practice there will emerge a variety of </w:t>
      </w:r>
      <w:r w:rsidR="003F762D">
        <w:rPr>
          <w:color w:val="000000" w:themeColor="text1"/>
          <w:lang w:val="en-US"/>
        </w:rPr>
        <w:t>different roles</w:t>
      </w:r>
      <w:r w:rsidR="00C52F66">
        <w:rPr>
          <w:color w:val="000000" w:themeColor="text1"/>
          <w:lang w:val="en-US"/>
        </w:rPr>
        <w:t xml:space="preserve"> that</w:t>
      </w:r>
      <w:r w:rsidR="003F762D" w:rsidRPr="00E1300C">
        <w:rPr>
          <w:color w:val="000000" w:themeColor="text1"/>
          <w:lang w:val="en-US"/>
        </w:rPr>
        <w:t xml:space="preserve"> professional prac</w:t>
      </w:r>
      <w:r w:rsidR="003F762D">
        <w:rPr>
          <w:color w:val="000000" w:themeColor="text1"/>
          <w:lang w:val="en-US"/>
        </w:rPr>
        <w:t>titioners can choose to fulfil</w:t>
      </w:r>
      <w:r w:rsidR="00EA0E84">
        <w:rPr>
          <w:color w:val="000000" w:themeColor="text1"/>
          <w:lang w:val="en-US"/>
        </w:rPr>
        <w:t>: craftspeople, assistants, para-professionals</w:t>
      </w:r>
      <w:r w:rsidR="00657514">
        <w:rPr>
          <w:color w:val="000000" w:themeColor="text1"/>
          <w:lang w:val="en-US"/>
        </w:rPr>
        <w:t>,</w:t>
      </w:r>
      <w:r w:rsidR="00EA0E84">
        <w:rPr>
          <w:color w:val="000000" w:themeColor="text1"/>
          <w:lang w:val="en-US"/>
        </w:rPr>
        <w:t xml:space="preserve"> empathizers, R&amp;D workers</w:t>
      </w:r>
      <w:r w:rsidR="00B65534">
        <w:rPr>
          <w:color w:val="000000" w:themeColor="text1"/>
          <w:lang w:val="en-US"/>
        </w:rPr>
        <w:t>, knowledge engineers, process analyst</w:t>
      </w:r>
      <w:r w:rsidR="00574254">
        <w:rPr>
          <w:color w:val="000000" w:themeColor="text1"/>
          <w:lang w:val="en-US"/>
        </w:rPr>
        <w:t>s, moderators, designers, systems providers, data scientists, systems engineers</w:t>
      </w:r>
      <w:r w:rsidR="003F762D">
        <w:rPr>
          <w:color w:val="000000" w:themeColor="text1"/>
          <w:lang w:val="en-US"/>
        </w:rPr>
        <w:t>.</w:t>
      </w:r>
      <w:r w:rsidR="00052DDE">
        <w:rPr>
          <w:color w:val="000000" w:themeColor="text1"/>
          <w:lang w:val="en-US"/>
        </w:rPr>
        <w:t xml:space="preserve"> </w:t>
      </w:r>
      <w:r w:rsidR="00657514">
        <w:rPr>
          <w:color w:val="000000" w:themeColor="text1"/>
          <w:lang w:val="en-US"/>
        </w:rPr>
        <w:t>In OR some</w:t>
      </w:r>
      <w:r w:rsidR="00765FAF">
        <w:rPr>
          <w:color w:val="000000" w:themeColor="text1"/>
          <w:lang w:val="en-US"/>
        </w:rPr>
        <w:t xml:space="preserve"> of these roles</w:t>
      </w:r>
      <w:r w:rsidR="00657514">
        <w:rPr>
          <w:color w:val="000000" w:themeColor="text1"/>
          <w:lang w:val="en-US"/>
        </w:rPr>
        <w:t xml:space="preserve"> will be more relevant than others; for instance</w:t>
      </w:r>
      <w:r w:rsidR="00765FAF">
        <w:rPr>
          <w:color w:val="000000" w:themeColor="text1"/>
          <w:lang w:val="en-US"/>
        </w:rPr>
        <w:t xml:space="preserve">, </w:t>
      </w:r>
      <w:r w:rsidR="00657514">
        <w:rPr>
          <w:color w:val="000000" w:themeColor="text1"/>
          <w:lang w:val="en-US"/>
        </w:rPr>
        <w:t>‘emp</w:t>
      </w:r>
      <w:r w:rsidR="004958EA">
        <w:rPr>
          <w:color w:val="000000" w:themeColor="text1"/>
          <w:lang w:val="en-US"/>
        </w:rPr>
        <w:t>ath</w:t>
      </w:r>
      <w:r w:rsidR="00657514">
        <w:rPr>
          <w:color w:val="000000" w:themeColor="text1"/>
          <w:lang w:val="en-US"/>
        </w:rPr>
        <w:t>izers’</w:t>
      </w:r>
      <w:r w:rsidR="000C42E7">
        <w:rPr>
          <w:color w:val="000000" w:themeColor="text1"/>
          <w:lang w:val="en-US"/>
        </w:rPr>
        <w:t xml:space="preserve"> are</w:t>
      </w:r>
      <w:r w:rsidR="00657514">
        <w:rPr>
          <w:color w:val="000000" w:themeColor="text1"/>
          <w:lang w:val="en-US"/>
        </w:rPr>
        <w:t xml:space="preserve"> </w:t>
      </w:r>
      <w:r w:rsidR="00912D42">
        <w:rPr>
          <w:color w:val="000000" w:themeColor="text1"/>
          <w:lang w:val="en-US"/>
        </w:rPr>
        <w:t>less</w:t>
      </w:r>
      <w:r w:rsidR="00657514">
        <w:rPr>
          <w:color w:val="000000" w:themeColor="text1"/>
          <w:lang w:val="en-US"/>
        </w:rPr>
        <w:t xml:space="preserve"> relevant </w:t>
      </w:r>
      <w:r w:rsidR="00912D42">
        <w:rPr>
          <w:color w:val="000000" w:themeColor="text1"/>
          <w:lang w:val="en-US"/>
        </w:rPr>
        <w:t xml:space="preserve">in OR than </w:t>
      </w:r>
      <w:r w:rsidR="00657514">
        <w:rPr>
          <w:color w:val="000000" w:themeColor="text1"/>
          <w:lang w:val="en-US"/>
        </w:rPr>
        <w:t>in the medical and social services sectors</w:t>
      </w:r>
      <w:r w:rsidR="000C42E7">
        <w:rPr>
          <w:color w:val="000000" w:themeColor="text1"/>
          <w:lang w:val="en-US"/>
        </w:rPr>
        <w:t xml:space="preserve">. </w:t>
      </w:r>
      <w:r w:rsidR="00A87D1F">
        <w:rPr>
          <w:color w:val="000000" w:themeColor="text1"/>
          <w:lang w:val="en-US"/>
        </w:rPr>
        <w:t>As the</w:t>
      </w:r>
      <w:r w:rsidR="00AA2E90">
        <w:rPr>
          <w:color w:val="000000" w:themeColor="text1"/>
          <w:lang w:val="en-US"/>
        </w:rPr>
        <w:t xml:space="preserve"> </w:t>
      </w:r>
      <w:r w:rsidR="004958EA">
        <w:rPr>
          <w:color w:val="000000" w:themeColor="text1"/>
          <w:lang w:val="en-US"/>
        </w:rPr>
        <w:t xml:space="preserve">nature of </w:t>
      </w:r>
      <w:r w:rsidR="00AA2E90">
        <w:rPr>
          <w:color w:val="000000" w:themeColor="text1"/>
          <w:lang w:val="en-US"/>
        </w:rPr>
        <w:t xml:space="preserve">work of OR practitioners </w:t>
      </w:r>
      <w:r w:rsidR="00A87D1F">
        <w:rPr>
          <w:color w:val="000000" w:themeColor="text1"/>
          <w:lang w:val="en-US"/>
        </w:rPr>
        <w:t>diversifies,</w:t>
      </w:r>
      <w:r w:rsidR="00AA2E90">
        <w:rPr>
          <w:color w:val="000000" w:themeColor="text1"/>
          <w:lang w:val="en-US"/>
        </w:rPr>
        <w:t xml:space="preserve"> </w:t>
      </w:r>
      <w:r w:rsidR="00052DDE">
        <w:rPr>
          <w:color w:val="000000" w:themeColor="text1"/>
          <w:lang w:val="en-US"/>
        </w:rPr>
        <w:t>the traditional role of the fully fledged professional OR practitioner</w:t>
      </w:r>
      <w:r w:rsidR="00B12E97">
        <w:rPr>
          <w:color w:val="000000" w:themeColor="text1"/>
          <w:lang w:val="en-US"/>
        </w:rPr>
        <w:t xml:space="preserve"> will</w:t>
      </w:r>
      <w:r w:rsidR="00052DDE">
        <w:rPr>
          <w:color w:val="000000" w:themeColor="text1"/>
          <w:lang w:val="en-US"/>
        </w:rPr>
        <w:t xml:space="preserve"> no longer dominate.</w:t>
      </w:r>
      <w:r w:rsidR="00850B12">
        <w:rPr>
          <w:color w:val="000000" w:themeColor="text1"/>
          <w:lang w:val="en-US"/>
        </w:rPr>
        <w:t xml:space="preserve"> Educational pathways,</w:t>
      </w:r>
      <w:r w:rsidR="00B12E97">
        <w:rPr>
          <w:color w:val="000000" w:themeColor="text1"/>
          <w:lang w:val="en-US"/>
        </w:rPr>
        <w:t xml:space="preserve"> curriculum content, and</w:t>
      </w:r>
      <w:r w:rsidR="00E87CE5">
        <w:rPr>
          <w:color w:val="000000" w:themeColor="text1"/>
          <w:lang w:val="en-US"/>
        </w:rPr>
        <w:t xml:space="preserve"> teaching/learn</w:t>
      </w:r>
      <w:r w:rsidR="00E924EF">
        <w:rPr>
          <w:color w:val="000000" w:themeColor="text1"/>
          <w:lang w:val="en-US"/>
        </w:rPr>
        <w:t xml:space="preserve">ing methods will need to evolve </w:t>
      </w:r>
      <w:r w:rsidR="00DB2B3C">
        <w:rPr>
          <w:color w:val="000000" w:themeColor="text1"/>
          <w:lang w:val="en-US"/>
        </w:rPr>
        <w:t>to respond to</w:t>
      </w:r>
      <w:r w:rsidR="00E924EF">
        <w:rPr>
          <w:color w:val="000000" w:themeColor="text1"/>
          <w:lang w:val="en-US"/>
        </w:rPr>
        <w:t xml:space="preserve"> cost pressures from clients, competition from other disciplines, availability of new technology</w:t>
      </w:r>
      <w:r w:rsidR="00BA58EA">
        <w:rPr>
          <w:color w:val="000000" w:themeColor="text1"/>
          <w:lang w:val="en-US"/>
        </w:rPr>
        <w:t xml:space="preserve"> (e-learning)</w:t>
      </w:r>
      <w:r w:rsidR="00E924EF">
        <w:rPr>
          <w:color w:val="000000" w:themeColor="text1"/>
          <w:lang w:val="en-US"/>
        </w:rPr>
        <w:t xml:space="preserve">, and the desire of young people for a stimulating, purposeful </w:t>
      </w:r>
      <w:r w:rsidR="00B15D0D">
        <w:rPr>
          <w:color w:val="000000" w:themeColor="text1"/>
          <w:lang w:val="en-US"/>
        </w:rPr>
        <w:t>and rewarding</w:t>
      </w:r>
      <w:r w:rsidR="00525014">
        <w:rPr>
          <w:color w:val="000000" w:themeColor="text1"/>
          <w:lang w:val="en-US"/>
        </w:rPr>
        <w:t xml:space="preserve"> </w:t>
      </w:r>
      <w:r w:rsidR="00E924EF">
        <w:rPr>
          <w:color w:val="000000" w:themeColor="text1"/>
          <w:lang w:val="en-US"/>
        </w:rPr>
        <w:t>career.</w:t>
      </w:r>
      <w:r w:rsidR="00BA58EA">
        <w:rPr>
          <w:color w:val="000000" w:themeColor="text1"/>
          <w:lang w:val="en-US"/>
        </w:rPr>
        <w:t xml:space="preserve"> This is a challenge for </w:t>
      </w:r>
      <w:r w:rsidR="00DB2B3C">
        <w:rPr>
          <w:color w:val="000000" w:themeColor="text1"/>
          <w:lang w:val="en-US"/>
        </w:rPr>
        <w:t xml:space="preserve">the </w:t>
      </w:r>
      <w:r w:rsidR="00BA58EA">
        <w:rPr>
          <w:color w:val="000000" w:themeColor="text1"/>
          <w:lang w:val="en-US"/>
        </w:rPr>
        <w:t>providers of courses</w:t>
      </w:r>
      <w:r w:rsidR="00336DAF">
        <w:rPr>
          <w:color w:val="000000" w:themeColor="text1"/>
          <w:lang w:val="en-US"/>
        </w:rPr>
        <w:t xml:space="preserve"> who seek to remain relevant</w:t>
      </w:r>
      <w:r w:rsidR="00BA58EA">
        <w:rPr>
          <w:color w:val="000000" w:themeColor="text1"/>
          <w:lang w:val="en-US"/>
        </w:rPr>
        <w:t xml:space="preserve">, employers </w:t>
      </w:r>
      <w:r w:rsidR="00336DAF">
        <w:rPr>
          <w:color w:val="000000" w:themeColor="text1"/>
          <w:lang w:val="en-US"/>
        </w:rPr>
        <w:t>who seek</w:t>
      </w:r>
      <w:r w:rsidR="00B638CB">
        <w:rPr>
          <w:color w:val="000000" w:themeColor="text1"/>
          <w:lang w:val="en-US"/>
        </w:rPr>
        <w:t xml:space="preserve"> to hire and develop</w:t>
      </w:r>
      <w:r w:rsidR="00BA58EA">
        <w:rPr>
          <w:color w:val="000000" w:themeColor="text1"/>
          <w:lang w:val="en-US"/>
        </w:rPr>
        <w:t xml:space="preserve"> </w:t>
      </w:r>
      <w:r w:rsidR="00336DAF">
        <w:rPr>
          <w:color w:val="000000" w:themeColor="text1"/>
          <w:lang w:val="en-US"/>
        </w:rPr>
        <w:t>new talent</w:t>
      </w:r>
      <w:r w:rsidR="00BA58EA">
        <w:rPr>
          <w:color w:val="000000" w:themeColor="text1"/>
          <w:lang w:val="en-US"/>
        </w:rPr>
        <w:t xml:space="preserve">, and </w:t>
      </w:r>
      <w:r w:rsidR="00DB2B3C">
        <w:rPr>
          <w:color w:val="000000" w:themeColor="text1"/>
          <w:lang w:val="en-US"/>
        </w:rPr>
        <w:t xml:space="preserve">for </w:t>
      </w:r>
      <w:r w:rsidR="00BA58EA">
        <w:rPr>
          <w:color w:val="000000" w:themeColor="text1"/>
          <w:lang w:val="en-US"/>
        </w:rPr>
        <w:t xml:space="preserve">the </w:t>
      </w:r>
      <w:r w:rsidR="00B638CB">
        <w:rPr>
          <w:color w:val="000000" w:themeColor="text1"/>
          <w:lang w:val="en-US"/>
        </w:rPr>
        <w:t xml:space="preserve">putative practitioners </w:t>
      </w:r>
      <w:r w:rsidR="00525014">
        <w:rPr>
          <w:color w:val="000000" w:themeColor="text1"/>
          <w:lang w:val="en-US"/>
        </w:rPr>
        <w:t>themselves who will have to</w:t>
      </w:r>
      <w:r w:rsidR="00336DAF">
        <w:rPr>
          <w:color w:val="000000" w:themeColor="text1"/>
          <w:lang w:val="en-US"/>
        </w:rPr>
        <w:t xml:space="preserve"> </w:t>
      </w:r>
      <w:r w:rsidR="00DB2B3C">
        <w:rPr>
          <w:color w:val="000000" w:themeColor="text1"/>
          <w:lang w:val="en-US"/>
        </w:rPr>
        <w:t>find a path</w:t>
      </w:r>
      <w:r w:rsidR="00336DAF">
        <w:rPr>
          <w:color w:val="000000" w:themeColor="text1"/>
          <w:lang w:val="en-US"/>
        </w:rPr>
        <w:t xml:space="preserve"> through an increasingly diverse</w:t>
      </w:r>
      <w:r w:rsidR="00B638CB">
        <w:rPr>
          <w:color w:val="000000" w:themeColor="text1"/>
          <w:lang w:val="en-US"/>
        </w:rPr>
        <w:t xml:space="preserve"> system.</w:t>
      </w:r>
    </w:p>
    <w:p w14:paraId="18765738" w14:textId="77777777" w:rsidR="00DA7863" w:rsidRDefault="00DA7863" w:rsidP="004B733C">
      <w:pPr>
        <w:rPr>
          <w:color w:val="000000" w:themeColor="text1"/>
        </w:rPr>
      </w:pPr>
    </w:p>
    <w:p w14:paraId="2E785200" w14:textId="3C69F70E" w:rsidR="00E1300C" w:rsidRPr="00DA7863" w:rsidRDefault="00D7628F" w:rsidP="004B733C">
      <w:pPr>
        <w:rPr>
          <w:b/>
          <w:color w:val="000000" w:themeColor="text1"/>
        </w:rPr>
      </w:pPr>
      <w:r>
        <w:rPr>
          <w:b/>
          <w:color w:val="000000" w:themeColor="text1"/>
        </w:rPr>
        <w:t>The clock is ticking</w:t>
      </w:r>
    </w:p>
    <w:p w14:paraId="629F5B34" w14:textId="77777777" w:rsidR="005F1A77" w:rsidRDefault="005F1A77" w:rsidP="004B733C">
      <w:pPr>
        <w:rPr>
          <w:color w:val="000000" w:themeColor="text1"/>
        </w:rPr>
      </w:pPr>
    </w:p>
    <w:p w14:paraId="18FF2B10" w14:textId="3CDF5F09" w:rsidR="00DA7863" w:rsidRDefault="00DA7863" w:rsidP="00DA7863">
      <w:pPr>
        <w:rPr>
          <w:rFonts w:eastAsia="Times New Roman"/>
          <w:color w:val="000000" w:themeColor="text1"/>
        </w:rPr>
      </w:pPr>
      <w:r>
        <w:rPr>
          <w:color w:val="000000" w:themeColor="text1"/>
        </w:rPr>
        <w:t>In the general way of things, we adjust to impending change as and when necessary. This pragmatic response sees us through. However, cha</w:t>
      </w:r>
      <w:r w:rsidR="00B451AD">
        <w:rPr>
          <w:color w:val="000000" w:themeColor="text1"/>
        </w:rPr>
        <w:t>nges sometimes catch us unaware</w:t>
      </w:r>
      <w:r>
        <w:rPr>
          <w:color w:val="000000" w:themeColor="text1"/>
        </w:rPr>
        <w:t xml:space="preserve">. This </w:t>
      </w:r>
      <w:r w:rsidR="008E2014">
        <w:rPr>
          <w:color w:val="000000" w:themeColor="text1"/>
        </w:rPr>
        <w:lastRenderedPageBreak/>
        <w:t xml:space="preserve">danger </w:t>
      </w:r>
      <w:r>
        <w:rPr>
          <w:color w:val="000000" w:themeColor="text1"/>
        </w:rPr>
        <w:t xml:space="preserve">is particularly </w:t>
      </w:r>
      <w:r w:rsidR="00C62DC2">
        <w:rPr>
          <w:color w:val="000000" w:themeColor="text1"/>
        </w:rPr>
        <w:t xml:space="preserve">acute </w:t>
      </w:r>
      <w:r>
        <w:rPr>
          <w:color w:val="000000" w:themeColor="text1"/>
        </w:rPr>
        <w:t>when changes are cumulative and exponentially driven.</w:t>
      </w:r>
      <w:r w:rsidR="002009D4">
        <w:rPr>
          <w:color w:val="000000" w:themeColor="text1"/>
        </w:rPr>
        <w:t xml:space="preserve"> Consider the </w:t>
      </w:r>
      <w:r w:rsidR="003022E8">
        <w:rPr>
          <w:color w:val="000000" w:themeColor="text1"/>
        </w:rPr>
        <w:t xml:space="preserve">following </w:t>
      </w:r>
      <w:r w:rsidR="00C43755">
        <w:rPr>
          <w:color w:val="000000" w:themeColor="text1"/>
        </w:rPr>
        <w:t>thought experime</w:t>
      </w:r>
      <w:r w:rsidR="00010133">
        <w:rPr>
          <w:color w:val="000000" w:themeColor="text1"/>
        </w:rPr>
        <w:t xml:space="preserve">nt. </w:t>
      </w:r>
      <w:r w:rsidR="00010133" w:rsidRPr="00010133">
        <w:rPr>
          <w:color w:val="000000" w:themeColor="text1"/>
          <w:lang w:val="en-US"/>
        </w:rPr>
        <w:t>Imagine a large football stadium which is waterproof.  It is full of people.  A drop of water falls on the pitch.  A minute later 2 drops fall. After another minute, 4 drops fall</w:t>
      </w:r>
      <w:r w:rsidR="00010133">
        <w:rPr>
          <w:color w:val="000000" w:themeColor="text1"/>
          <w:lang w:val="en-US"/>
        </w:rPr>
        <w:t>,</w:t>
      </w:r>
      <w:r w:rsidR="00010133" w:rsidRPr="00010133">
        <w:rPr>
          <w:color w:val="000000" w:themeColor="text1"/>
          <w:lang w:val="en-US"/>
        </w:rPr>
        <w:t xml:space="preserve"> and so on.  After 49 minutes the spectators on </w:t>
      </w:r>
      <w:r w:rsidR="00010133">
        <w:rPr>
          <w:color w:val="000000" w:themeColor="text1"/>
          <w:lang w:val="en-US"/>
        </w:rPr>
        <w:t xml:space="preserve">the </w:t>
      </w:r>
      <w:r w:rsidR="00010133" w:rsidRPr="00010133">
        <w:rPr>
          <w:color w:val="000000" w:themeColor="text1"/>
          <w:lang w:val="en-US"/>
        </w:rPr>
        <w:t>highest</w:t>
      </w:r>
      <w:r w:rsidR="00010133">
        <w:rPr>
          <w:color w:val="000000" w:themeColor="text1"/>
          <w:lang w:val="en-US"/>
        </w:rPr>
        <w:t xml:space="preserve"> row of seats drown.  Why didn’t they see it coming?</w:t>
      </w:r>
      <w:r w:rsidR="00010133" w:rsidRPr="00010133">
        <w:rPr>
          <w:color w:val="000000" w:themeColor="text1"/>
          <w:lang w:val="en-US"/>
        </w:rPr>
        <w:t xml:space="preserve"> </w:t>
      </w:r>
      <w:r w:rsidR="00FC26F2">
        <w:rPr>
          <w:color w:val="000000" w:themeColor="text1"/>
          <w:lang w:val="en-US"/>
        </w:rPr>
        <w:t>After 45 minutes</w:t>
      </w:r>
      <w:r w:rsidR="00010133" w:rsidRPr="00010133">
        <w:rPr>
          <w:color w:val="000000" w:themeColor="text1"/>
          <w:lang w:val="en-US"/>
        </w:rPr>
        <w:t>, the stadium was only 7% full</w:t>
      </w:r>
      <w:r w:rsidR="00FC26F2">
        <w:rPr>
          <w:color w:val="000000" w:themeColor="text1"/>
          <w:lang w:val="en-US"/>
        </w:rPr>
        <w:t>. Viewed from the highest seats</w:t>
      </w:r>
      <w:r w:rsidR="00525014">
        <w:rPr>
          <w:color w:val="000000" w:themeColor="text1"/>
          <w:lang w:val="en-US"/>
        </w:rPr>
        <w:t>, it would have</w:t>
      </w:r>
      <w:r w:rsidR="00010133" w:rsidRPr="00010133">
        <w:rPr>
          <w:color w:val="000000" w:themeColor="text1"/>
          <w:lang w:val="en-US"/>
        </w:rPr>
        <w:t xml:space="preserve"> seem</w:t>
      </w:r>
      <w:r w:rsidR="00525014">
        <w:rPr>
          <w:color w:val="000000" w:themeColor="text1"/>
          <w:lang w:val="en-US"/>
        </w:rPr>
        <w:t>ed</w:t>
      </w:r>
      <w:r w:rsidR="00010133" w:rsidRPr="00010133">
        <w:rPr>
          <w:color w:val="000000" w:themeColor="text1"/>
          <w:lang w:val="en-US"/>
        </w:rPr>
        <w:t xml:space="preserve"> that the pitch </w:t>
      </w:r>
      <w:r w:rsidR="00F067F5">
        <w:rPr>
          <w:color w:val="000000" w:themeColor="text1"/>
          <w:lang w:val="en-US"/>
        </w:rPr>
        <w:t>had just been</w:t>
      </w:r>
      <w:r w:rsidR="00010133" w:rsidRPr="00010133">
        <w:rPr>
          <w:color w:val="000000" w:themeColor="text1"/>
          <w:lang w:val="en-US"/>
        </w:rPr>
        <w:t xml:space="preserve"> covered</w:t>
      </w:r>
      <w:r w:rsidR="00F067F5">
        <w:rPr>
          <w:color w:val="000000" w:themeColor="text1"/>
          <w:lang w:val="en-US"/>
        </w:rPr>
        <w:t xml:space="preserve"> by </w:t>
      </w:r>
      <w:r w:rsidR="00525014">
        <w:rPr>
          <w:color w:val="000000" w:themeColor="text1"/>
          <w:lang w:val="en-US"/>
        </w:rPr>
        <w:t xml:space="preserve">some </w:t>
      </w:r>
      <w:r w:rsidR="00F067F5">
        <w:rPr>
          <w:color w:val="000000" w:themeColor="text1"/>
          <w:lang w:val="en-US"/>
        </w:rPr>
        <w:t>water</w:t>
      </w:r>
      <w:r w:rsidR="00010133" w:rsidRPr="00010133">
        <w:rPr>
          <w:color w:val="000000" w:themeColor="text1"/>
          <w:lang w:val="en-US"/>
        </w:rPr>
        <w:t xml:space="preserve"> - no need </w:t>
      </w:r>
      <w:r w:rsidR="0088614A">
        <w:rPr>
          <w:color w:val="000000" w:themeColor="text1"/>
          <w:lang w:val="en-US"/>
        </w:rPr>
        <w:t>to panic. 4 minutes later and</w:t>
      </w:r>
      <w:r w:rsidR="0088614A">
        <w:rPr>
          <w:rFonts w:eastAsia="Times New Roman"/>
          <w:color w:val="000000" w:themeColor="text1"/>
        </w:rPr>
        <w:t xml:space="preserve"> </w:t>
      </w:r>
      <w:r>
        <w:rPr>
          <w:rFonts w:eastAsia="Times New Roman"/>
          <w:color w:val="000000" w:themeColor="text1"/>
        </w:rPr>
        <w:t xml:space="preserve">it is </w:t>
      </w:r>
      <w:r w:rsidR="001451EF">
        <w:rPr>
          <w:rFonts w:eastAsia="Times New Roman"/>
          <w:color w:val="000000" w:themeColor="text1"/>
        </w:rPr>
        <w:t>all over</w:t>
      </w:r>
      <w:r w:rsidR="0088614A">
        <w:rPr>
          <w:rFonts w:eastAsia="Times New Roman"/>
          <w:color w:val="000000" w:themeColor="text1"/>
        </w:rPr>
        <w:t>.</w:t>
      </w:r>
    </w:p>
    <w:p w14:paraId="19689F86" w14:textId="77777777" w:rsidR="00DA7863" w:rsidRDefault="00DA7863" w:rsidP="004B733C">
      <w:pPr>
        <w:rPr>
          <w:color w:val="000000" w:themeColor="text1"/>
        </w:rPr>
      </w:pPr>
    </w:p>
    <w:p w14:paraId="0A7786CC" w14:textId="027E1DAF" w:rsidR="00F54F5A" w:rsidRDefault="002A56F7" w:rsidP="00336DAF">
      <w:pPr>
        <w:rPr>
          <w:color w:val="000000" w:themeColor="text1"/>
        </w:rPr>
      </w:pPr>
      <w:r>
        <w:rPr>
          <w:color w:val="000000" w:themeColor="text1"/>
        </w:rPr>
        <w:t xml:space="preserve">The </w:t>
      </w:r>
      <w:r w:rsidR="00A54AE6">
        <w:rPr>
          <w:color w:val="000000" w:themeColor="text1"/>
        </w:rPr>
        <w:t xml:space="preserve">latest </w:t>
      </w:r>
      <w:r>
        <w:rPr>
          <w:color w:val="000000" w:themeColor="text1"/>
        </w:rPr>
        <w:t xml:space="preserve">hype </w:t>
      </w:r>
      <w:r w:rsidR="00CA3CA1">
        <w:rPr>
          <w:color w:val="000000" w:themeColor="text1"/>
        </w:rPr>
        <w:t xml:space="preserve">about AI </w:t>
      </w:r>
      <w:r>
        <w:rPr>
          <w:color w:val="000000" w:themeColor="text1"/>
        </w:rPr>
        <w:t xml:space="preserve">tells us we </w:t>
      </w:r>
      <w:r w:rsidR="00FA01C9">
        <w:rPr>
          <w:color w:val="000000" w:themeColor="text1"/>
        </w:rPr>
        <w:t xml:space="preserve">(the OR community) </w:t>
      </w:r>
      <w:r w:rsidR="00CA3CA1">
        <w:rPr>
          <w:color w:val="000000" w:themeColor="text1"/>
        </w:rPr>
        <w:t>have reached the point</w:t>
      </w:r>
      <w:r>
        <w:rPr>
          <w:color w:val="000000" w:themeColor="text1"/>
        </w:rPr>
        <w:t xml:space="preserve"> when things can </w:t>
      </w:r>
      <w:r w:rsidR="00384945">
        <w:rPr>
          <w:color w:val="000000" w:themeColor="text1"/>
        </w:rPr>
        <w:t xml:space="preserve">still </w:t>
      </w:r>
      <w:r>
        <w:rPr>
          <w:color w:val="000000" w:themeColor="text1"/>
        </w:rPr>
        <w:t>be don</w:t>
      </w:r>
      <w:r w:rsidR="00044904">
        <w:rPr>
          <w:color w:val="000000" w:themeColor="text1"/>
        </w:rPr>
        <w:t xml:space="preserve">e but soon it </w:t>
      </w:r>
      <w:r w:rsidR="004A57F1">
        <w:rPr>
          <w:color w:val="000000" w:themeColor="text1"/>
        </w:rPr>
        <w:t>might</w:t>
      </w:r>
      <w:r w:rsidR="00044904">
        <w:rPr>
          <w:color w:val="000000" w:themeColor="text1"/>
        </w:rPr>
        <w:t xml:space="preserve"> be too late</w:t>
      </w:r>
      <w:r w:rsidR="00FC7258">
        <w:rPr>
          <w:color w:val="000000" w:themeColor="text1"/>
        </w:rPr>
        <w:t xml:space="preserve">. In the case of </w:t>
      </w:r>
      <w:proofErr w:type="gramStart"/>
      <w:r w:rsidR="00FC7258">
        <w:rPr>
          <w:color w:val="000000" w:themeColor="text1"/>
        </w:rPr>
        <w:t>AI</w:t>
      </w:r>
      <w:proofErr w:type="gramEnd"/>
      <w:r w:rsidR="00FC7258">
        <w:rPr>
          <w:color w:val="000000" w:themeColor="text1"/>
        </w:rPr>
        <w:t xml:space="preserve"> we are talking about years rather than the minutes of the </w:t>
      </w:r>
      <w:r w:rsidR="00915BDA">
        <w:rPr>
          <w:color w:val="000000" w:themeColor="text1"/>
        </w:rPr>
        <w:t xml:space="preserve">stadium </w:t>
      </w:r>
      <w:r w:rsidR="00FC7258">
        <w:rPr>
          <w:color w:val="000000" w:themeColor="text1"/>
        </w:rPr>
        <w:t>thought experiment</w:t>
      </w:r>
      <w:r w:rsidR="00C41521">
        <w:rPr>
          <w:color w:val="000000" w:themeColor="text1"/>
        </w:rPr>
        <w:t xml:space="preserve"> (Ray Kurzweil, a respected futurist who is a director of engineering at Google, apparently believes that </w:t>
      </w:r>
      <w:r w:rsidR="00AA2812">
        <w:rPr>
          <w:color w:val="000000" w:themeColor="text1"/>
        </w:rPr>
        <w:t>AGI</w:t>
      </w:r>
      <w:r w:rsidR="00C41521">
        <w:rPr>
          <w:color w:val="000000" w:themeColor="text1"/>
        </w:rPr>
        <w:t xml:space="preserve"> will arrive in 2029; Chace, 2015 p. 18). </w:t>
      </w:r>
      <w:r w:rsidR="00044904">
        <w:rPr>
          <w:color w:val="000000" w:themeColor="text1"/>
        </w:rPr>
        <w:t>A</w:t>
      </w:r>
      <w:r w:rsidR="00AA2812">
        <w:rPr>
          <w:color w:val="000000" w:themeColor="text1"/>
        </w:rPr>
        <w:t>N</w:t>
      </w:r>
      <w:r w:rsidR="00044904">
        <w:rPr>
          <w:color w:val="000000" w:themeColor="text1"/>
        </w:rPr>
        <w:t>I is currently finding success</w:t>
      </w:r>
      <w:r w:rsidR="008E2014">
        <w:rPr>
          <w:color w:val="000000" w:themeColor="text1"/>
        </w:rPr>
        <w:t>ful</w:t>
      </w:r>
      <w:r w:rsidR="00044904">
        <w:rPr>
          <w:color w:val="000000" w:themeColor="text1"/>
        </w:rPr>
        <w:t xml:space="preserve"> applications in those dispara</w:t>
      </w:r>
      <w:r w:rsidR="003B03DF">
        <w:rPr>
          <w:color w:val="000000" w:themeColor="text1"/>
        </w:rPr>
        <w:t>te areas where most advantage can</w:t>
      </w:r>
      <w:r w:rsidR="00044904">
        <w:rPr>
          <w:color w:val="000000" w:themeColor="text1"/>
        </w:rPr>
        <w:t xml:space="preserve"> be gained</w:t>
      </w:r>
      <w:r w:rsidR="00714093">
        <w:rPr>
          <w:color w:val="000000" w:themeColor="text1"/>
        </w:rPr>
        <w:t xml:space="preserve"> (for instance,</w:t>
      </w:r>
      <w:r w:rsidR="00044904">
        <w:rPr>
          <w:color w:val="000000" w:themeColor="text1"/>
        </w:rPr>
        <w:t xml:space="preserve"> to improve Google searches, to target Facebook advertising, to guide medical research</w:t>
      </w:r>
      <w:r w:rsidR="001F0582">
        <w:rPr>
          <w:color w:val="000000" w:themeColor="text1"/>
        </w:rPr>
        <w:t>)</w:t>
      </w:r>
      <w:r w:rsidR="008E2014">
        <w:rPr>
          <w:color w:val="000000" w:themeColor="text1"/>
        </w:rPr>
        <w:t xml:space="preserve">. </w:t>
      </w:r>
      <w:r w:rsidR="00525014">
        <w:rPr>
          <w:color w:val="000000" w:themeColor="text1"/>
        </w:rPr>
        <w:t>In the case of</w:t>
      </w:r>
      <w:r w:rsidR="00AA2812">
        <w:rPr>
          <w:color w:val="000000" w:themeColor="text1"/>
        </w:rPr>
        <w:t xml:space="preserve"> ANI clearly </w:t>
      </w:r>
      <w:r w:rsidR="00F12A52">
        <w:rPr>
          <w:color w:val="000000" w:themeColor="text1"/>
        </w:rPr>
        <w:t>the hyp</w:t>
      </w:r>
      <w:r w:rsidR="00927E9C">
        <w:rPr>
          <w:color w:val="000000" w:themeColor="text1"/>
        </w:rPr>
        <w:t xml:space="preserve">e and reality </w:t>
      </w:r>
      <w:r w:rsidR="00AA2812">
        <w:rPr>
          <w:color w:val="000000" w:themeColor="text1"/>
        </w:rPr>
        <w:t xml:space="preserve">have </w:t>
      </w:r>
      <w:r w:rsidR="00927E9C">
        <w:rPr>
          <w:color w:val="000000" w:themeColor="text1"/>
        </w:rPr>
        <w:t xml:space="preserve">come together, development </w:t>
      </w:r>
      <w:r w:rsidR="00F12A52">
        <w:rPr>
          <w:color w:val="000000" w:themeColor="text1"/>
        </w:rPr>
        <w:t xml:space="preserve">funds are </w:t>
      </w:r>
      <w:r w:rsidR="00A54AE6">
        <w:rPr>
          <w:color w:val="000000" w:themeColor="text1"/>
        </w:rPr>
        <w:t xml:space="preserve">being </w:t>
      </w:r>
      <w:r w:rsidR="00F12A52">
        <w:rPr>
          <w:color w:val="000000" w:themeColor="text1"/>
        </w:rPr>
        <w:t>attracted</w:t>
      </w:r>
      <w:r w:rsidR="00927E9C">
        <w:rPr>
          <w:color w:val="000000" w:themeColor="text1"/>
        </w:rPr>
        <w:t xml:space="preserve">, </w:t>
      </w:r>
      <w:r w:rsidR="00A54AE6">
        <w:rPr>
          <w:color w:val="000000" w:themeColor="text1"/>
        </w:rPr>
        <w:t xml:space="preserve">and </w:t>
      </w:r>
      <w:r w:rsidR="00927E9C">
        <w:rPr>
          <w:color w:val="000000" w:themeColor="text1"/>
        </w:rPr>
        <w:t xml:space="preserve">infrastructure is </w:t>
      </w:r>
      <w:r w:rsidR="00A54AE6">
        <w:rPr>
          <w:color w:val="000000" w:themeColor="text1"/>
        </w:rPr>
        <w:t xml:space="preserve">being </w:t>
      </w:r>
      <w:r w:rsidR="00927E9C">
        <w:rPr>
          <w:color w:val="000000" w:themeColor="text1"/>
        </w:rPr>
        <w:t>built</w:t>
      </w:r>
      <w:r w:rsidR="00044904">
        <w:rPr>
          <w:color w:val="000000" w:themeColor="text1"/>
        </w:rPr>
        <w:t xml:space="preserve">. </w:t>
      </w:r>
      <w:r w:rsidR="00FC7258">
        <w:rPr>
          <w:color w:val="000000" w:themeColor="text1"/>
        </w:rPr>
        <w:t xml:space="preserve">Given all the </w:t>
      </w:r>
      <w:r w:rsidR="00525014">
        <w:rPr>
          <w:color w:val="000000" w:themeColor="text1"/>
        </w:rPr>
        <w:t xml:space="preserve">practical </w:t>
      </w:r>
      <w:r w:rsidR="00FC7258">
        <w:rPr>
          <w:color w:val="000000" w:themeColor="text1"/>
        </w:rPr>
        <w:t>difficulties of developing, implementing and maintaining systems we may be talking about decades</w:t>
      </w:r>
      <w:r w:rsidR="002F479C">
        <w:rPr>
          <w:color w:val="000000" w:themeColor="text1"/>
        </w:rPr>
        <w:t xml:space="preserve"> before </w:t>
      </w:r>
      <w:r w:rsidR="00AA2812">
        <w:rPr>
          <w:color w:val="000000" w:themeColor="text1"/>
        </w:rPr>
        <w:t xml:space="preserve">AGI or </w:t>
      </w:r>
      <w:r w:rsidR="002F479C">
        <w:rPr>
          <w:color w:val="000000" w:themeColor="text1"/>
        </w:rPr>
        <w:t xml:space="preserve">strong AI systems </w:t>
      </w:r>
      <w:r w:rsidR="000F3060">
        <w:rPr>
          <w:color w:val="000000" w:themeColor="text1"/>
        </w:rPr>
        <w:t xml:space="preserve">are </w:t>
      </w:r>
      <w:r w:rsidR="001F0582">
        <w:rPr>
          <w:color w:val="000000" w:themeColor="text1"/>
        </w:rPr>
        <w:t xml:space="preserve">fully </w:t>
      </w:r>
      <w:r w:rsidR="000F3060">
        <w:rPr>
          <w:color w:val="000000" w:themeColor="text1"/>
        </w:rPr>
        <w:t xml:space="preserve">established </w:t>
      </w:r>
      <w:r w:rsidR="002F479C">
        <w:rPr>
          <w:color w:val="000000" w:themeColor="text1"/>
        </w:rPr>
        <w:t xml:space="preserve">and </w:t>
      </w:r>
      <w:r w:rsidR="000F3060">
        <w:rPr>
          <w:color w:val="000000" w:themeColor="text1"/>
        </w:rPr>
        <w:t xml:space="preserve">it seems likely that </w:t>
      </w:r>
      <w:r w:rsidR="002F479C">
        <w:rPr>
          <w:color w:val="000000" w:themeColor="text1"/>
        </w:rPr>
        <w:t xml:space="preserve">OR </w:t>
      </w:r>
      <w:r w:rsidR="000F3060">
        <w:rPr>
          <w:color w:val="000000" w:themeColor="text1"/>
        </w:rPr>
        <w:t xml:space="preserve">practitioners </w:t>
      </w:r>
      <w:r w:rsidR="001F0582">
        <w:rPr>
          <w:color w:val="000000" w:themeColor="text1"/>
        </w:rPr>
        <w:t>will</w:t>
      </w:r>
      <w:r w:rsidR="00A54AE6">
        <w:rPr>
          <w:color w:val="000000" w:themeColor="text1"/>
        </w:rPr>
        <w:t xml:space="preserve"> </w:t>
      </w:r>
      <w:r w:rsidR="002F479C">
        <w:rPr>
          <w:color w:val="000000" w:themeColor="text1"/>
        </w:rPr>
        <w:t xml:space="preserve">be towards the back of the queue when it comes to </w:t>
      </w:r>
      <w:r w:rsidR="00AA2812">
        <w:rPr>
          <w:color w:val="000000" w:themeColor="text1"/>
        </w:rPr>
        <w:t xml:space="preserve">total </w:t>
      </w:r>
      <w:r w:rsidR="002F479C">
        <w:rPr>
          <w:color w:val="000000" w:themeColor="text1"/>
        </w:rPr>
        <w:t>job elimination</w:t>
      </w:r>
      <w:r w:rsidR="00BC1401">
        <w:rPr>
          <w:color w:val="000000" w:themeColor="text1"/>
        </w:rPr>
        <w:t>.</w:t>
      </w:r>
      <w:r w:rsidR="00E74AAB">
        <w:rPr>
          <w:color w:val="000000" w:themeColor="text1"/>
        </w:rPr>
        <w:t xml:space="preserve"> </w:t>
      </w:r>
      <w:r w:rsidR="00F44E18">
        <w:rPr>
          <w:color w:val="000000" w:themeColor="text1"/>
        </w:rPr>
        <w:t>Clients s</w:t>
      </w:r>
      <w:r w:rsidR="00F54F5A">
        <w:rPr>
          <w:color w:val="000000" w:themeColor="text1"/>
        </w:rPr>
        <w:t xml:space="preserve">ettling for </w:t>
      </w:r>
      <w:r w:rsidR="007A0599">
        <w:rPr>
          <w:color w:val="000000" w:themeColor="text1"/>
        </w:rPr>
        <w:t>‘</w:t>
      </w:r>
      <w:r w:rsidR="00E74AAB">
        <w:rPr>
          <w:color w:val="000000" w:themeColor="text1"/>
        </w:rPr>
        <w:t xml:space="preserve">AI </w:t>
      </w:r>
      <w:r w:rsidR="007A0599">
        <w:rPr>
          <w:color w:val="000000" w:themeColor="text1"/>
        </w:rPr>
        <w:t>strong</w:t>
      </w:r>
      <w:r w:rsidR="00E74AAB">
        <w:rPr>
          <w:color w:val="000000" w:themeColor="text1"/>
        </w:rPr>
        <w:t xml:space="preserve"> enough </w:t>
      </w:r>
      <w:r w:rsidR="007A0599">
        <w:rPr>
          <w:color w:val="000000" w:themeColor="text1"/>
        </w:rPr>
        <w:t>for OR’</w:t>
      </w:r>
      <w:r w:rsidR="00927630">
        <w:rPr>
          <w:color w:val="000000" w:themeColor="text1"/>
        </w:rPr>
        <w:t xml:space="preserve"> </w:t>
      </w:r>
      <w:r w:rsidR="007A0599">
        <w:rPr>
          <w:color w:val="000000" w:themeColor="text1"/>
        </w:rPr>
        <w:t>brings th</w:t>
      </w:r>
      <w:r w:rsidR="00927630">
        <w:rPr>
          <w:color w:val="000000" w:themeColor="text1"/>
        </w:rPr>
        <w:t>e threat much closer</w:t>
      </w:r>
      <w:r w:rsidR="00F44E18">
        <w:rPr>
          <w:color w:val="000000" w:themeColor="text1"/>
        </w:rPr>
        <w:t>,</w:t>
      </w:r>
      <w:r w:rsidR="00BC1401">
        <w:rPr>
          <w:color w:val="000000" w:themeColor="text1"/>
        </w:rPr>
        <w:t xml:space="preserve"> but given the small size of the market</w:t>
      </w:r>
      <w:r w:rsidR="00927630">
        <w:rPr>
          <w:color w:val="000000" w:themeColor="text1"/>
        </w:rPr>
        <w:t xml:space="preserve"> </w:t>
      </w:r>
      <w:r w:rsidR="00BC1401">
        <w:rPr>
          <w:color w:val="000000" w:themeColor="text1"/>
        </w:rPr>
        <w:t>and the difficulties of data collection</w:t>
      </w:r>
      <w:r w:rsidR="00A54AE6">
        <w:rPr>
          <w:color w:val="000000" w:themeColor="text1"/>
        </w:rPr>
        <w:t xml:space="preserve"> and access</w:t>
      </w:r>
      <w:r w:rsidR="00F54F5A">
        <w:rPr>
          <w:color w:val="000000" w:themeColor="text1"/>
        </w:rPr>
        <w:t>, the economic opportunity</w:t>
      </w:r>
      <w:r w:rsidR="00BC1401">
        <w:rPr>
          <w:color w:val="000000" w:themeColor="text1"/>
        </w:rPr>
        <w:t xml:space="preserve"> </w:t>
      </w:r>
      <w:r w:rsidR="00F54F5A">
        <w:rPr>
          <w:color w:val="000000" w:themeColor="text1"/>
        </w:rPr>
        <w:t xml:space="preserve">may </w:t>
      </w:r>
      <w:r w:rsidR="00927630">
        <w:rPr>
          <w:color w:val="000000" w:themeColor="text1"/>
        </w:rPr>
        <w:t xml:space="preserve">not </w:t>
      </w:r>
      <w:r w:rsidR="00646C99">
        <w:rPr>
          <w:color w:val="000000" w:themeColor="text1"/>
        </w:rPr>
        <w:t xml:space="preserve">yet </w:t>
      </w:r>
      <w:r w:rsidR="00927630">
        <w:rPr>
          <w:color w:val="000000" w:themeColor="text1"/>
        </w:rPr>
        <w:t>be suffic</w:t>
      </w:r>
      <w:r w:rsidR="00520286">
        <w:rPr>
          <w:color w:val="000000" w:themeColor="text1"/>
        </w:rPr>
        <w:t xml:space="preserve">ient to </w:t>
      </w:r>
      <w:r w:rsidR="00F54F5A">
        <w:rPr>
          <w:color w:val="000000" w:themeColor="text1"/>
        </w:rPr>
        <w:t>attract</w:t>
      </w:r>
      <w:r w:rsidR="00520286">
        <w:rPr>
          <w:color w:val="000000" w:themeColor="text1"/>
        </w:rPr>
        <w:t xml:space="preserve"> the investment required.</w:t>
      </w:r>
      <w:r w:rsidR="00927630">
        <w:rPr>
          <w:color w:val="000000" w:themeColor="text1"/>
        </w:rPr>
        <w:t xml:space="preserve"> </w:t>
      </w:r>
      <w:r w:rsidR="00DE00FB">
        <w:rPr>
          <w:color w:val="000000" w:themeColor="text1"/>
        </w:rPr>
        <w:t>However,</w:t>
      </w:r>
      <w:r w:rsidR="00646C99">
        <w:rPr>
          <w:color w:val="000000" w:themeColor="text1"/>
        </w:rPr>
        <w:t xml:space="preserve"> it must be remembered that once </w:t>
      </w:r>
      <w:r w:rsidR="00AA2812">
        <w:rPr>
          <w:color w:val="000000" w:themeColor="text1"/>
        </w:rPr>
        <w:t>AGI</w:t>
      </w:r>
      <w:r w:rsidR="00646C99">
        <w:rPr>
          <w:color w:val="000000" w:themeColor="text1"/>
        </w:rPr>
        <w:t xml:space="preserve"> has been achieved</w:t>
      </w:r>
      <w:r w:rsidR="003B03DF">
        <w:rPr>
          <w:color w:val="000000" w:themeColor="text1"/>
        </w:rPr>
        <w:t>,</w:t>
      </w:r>
      <w:r w:rsidR="00646C99">
        <w:rPr>
          <w:color w:val="000000" w:themeColor="text1"/>
        </w:rPr>
        <w:t xml:space="preserve"> all human activities can be replicated including </w:t>
      </w:r>
      <w:r w:rsidR="00A54AE6">
        <w:rPr>
          <w:color w:val="000000" w:themeColor="text1"/>
        </w:rPr>
        <w:t xml:space="preserve">the </w:t>
      </w:r>
      <w:r w:rsidR="00646C99">
        <w:rPr>
          <w:color w:val="000000" w:themeColor="text1"/>
        </w:rPr>
        <w:t xml:space="preserve">management, development and maintenance of computerized </w:t>
      </w:r>
      <w:r w:rsidR="00E34FC9">
        <w:rPr>
          <w:color w:val="000000" w:themeColor="text1"/>
        </w:rPr>
        <w:t>systems</w:t>
      </w:r>
      <w:r w:rsidR="00646C99">
        <w:rPr>
          <w:color w:val="000000" w:themeColor="text1"/>
        </w:rPr>
        <w:t>.</w:t>
      </w:r>
    </w:p>
    <w:p w14:paraId="5535FACB" w14:textId="77777777" w:rsidR="00F54F5A" w:rsidRDefault="00F54F5A" w:rsidP="00336DAF">
      <w:pPr>
        <w:rPr>
          <w:color w:val="000000" w:themeColor="text1"/>
        </w:rPr>
      </w:pPr>
    </w:p>
    <w:p w14:paraId="2A4478AE" w14:textId="5A59649B" w:rsidR="00336DAF" w:rsidRDefault="008E2014" w:rsidP="00336DAF">
      <w:pPr>
        <w:rPr>
          <w:color w:val="000000" w:themeColor="text1"/>
        </w:rPr>
      </w:pPr>
      <w:r>
        <w:rPr>
          <w:color w:val="000000" w:themeColor="text1"/>
        </w:rPr>
        <w:t>In conclusion, t</w:t>
      </w:r>
      <w:r w:rsidR="000F3060">
        <w:rPr>
          <w:color w:val="000000" w:themeColor="text1"/>
        </w:rPr>
        <w:t xml:space="preserve">here </w:t>
      </w:r>
      <w:r w:rsidR="008958DD">
        <w:rPr>
          <w:color w:val="000000" w:themeColor="text1"/>
        </w:rPr>
        <w:t>are</w:t>
      </w:r>
      <w:r w:rsidR="000F3060">
        <w:rPr>
          <w:color w:val="000000" w:themeColor="text1"/>
        </w:rPr>
        <w:t xml:space="preserve"> </w:t>
      </w:r>
      <w:r w:rsidR="00C268D1">
        <w:rPr>
          <w:color w:val="000000" w:themeColor="text1"/>
        </w:rPr>
        <w:t>four</w:t>
      </w:r>
      <w:r w:rsidR="000F3060">
        <w:rPr>
          <w:color w:val="000000" w:themeColor="text1"/>
        </w:rPr>
        <w:t xml:space="preserve"> good reasons for taking</w:t>
      </w:r>
      <w:r w:rsidR="008958DD">
        <w:rPr>
          <w:color w:val="000000" w:themeColor="text1"/>
        </w:rPr>
        <w:t xml:space="preserve"> the </w:t>
      </w:r>
      <w:r w:rsidR="00C268D1">
        <w:rPr>
          <w:color w:val="000000" w:themeColor="text1"/>
        </w:rPr>
        <w:t xml:space="preserve">AI </w:t>
      </w:r>
      <w:r w:rsidR="008958DD">
        <w:rPr>
          <w:color w:val="000000" w:themeColor="text1"/>
        </w:rPr>
        <w:t>threat to</w:t>
      </w:r>
      <w:r w:rsidR="000F3060">
        <w:rPr>
          <w:color w:val="000000" w:themeColor="text1"/>
        </w:rPr>
        <w:t xml:space="preserve"> OR seriously now (</w:t>
      </w:r>
      <w:proofErr w:type="spellStart"/>
      <w:r w:rsidR="000F3060">
        <w:rPr>
          <w:color w:val="000000" w:themeColor="text1"/>
        </w:rPr>
        <w:t>i</w:t>
      </w:r>
      <w:proofErr w:type="spellEnd"/>
      <w:r w:rsidR="000F3060">
        <w:rPr>
          <w:color w:val="000000" w:themeColor="text1"/>
        </w:rPr>
        <w:t xml:space="preserve">) we </w:t>
      </w:r>
      <w:r w:rsidR="00C268D1">
        <w:rPr>
          <w:color w:val="000000" w:themeColor="text1"/>
        </w:rPr>
        <w:t xml:space="preserve">have an urgent </w:t>
      </w:r>
      <w:r w:rsidR="000F3060">
        <w:rPr>
          <w:color w:val="000000" w:themeColor="text1"/>
        </w:rPr>
        <w:t xml:space="preserve">need to develop a better </w:t>
      </w:r>
      <w:r w:rsidR="00B05071">
        <w:rPr>
          <w:color w:val="000000" w:themeColor="text1"/>
        </w:rPr>
        <w:t>understanding</w:t>
      </w:r>
      <w:r w:rsidR="000F3060">
        <w:rPr>
          <w:color w:val="000000" w:themeColor="text1"/>
        </w:rPr>
        <w:t xml:space="preserve"> </w:t>
      </w:r>
      <w:r w:rsidR="00F54F5A">
        <w:rPr>
          <w:color w:val="000000" w:themeColor="text1"/>
        </w:rPr>
        <w:t>of the AI phen</w:t>
      </w:r>
      <w:r w:rsidR="008958DD">
        <w:rPr>
          <w:color w:val="000000" w:themeColor="text1"/>
        </w:rPr>
        <w:t xml:space="preserve">omenon, its technical trajectory, </w:t>
      </w:r>
      <w:r w:rsidR="00F54F5A">
        <w:rPr>
          <w:color w:val="000000" w:themeColor="text1"/>
        </w:rPr>
        <w:t>its market potential</w:t>
      </w:r>
      <w:r w:rsidR="008958DD">
        <w:rPr>
          <w:color w:val="000000" w:themeColor="text1"/>
        </w:rPr>
        <w:t xml:space="preserve"> and its relationship with OR</w:t>
      </w:r>
      <w:r w:rsidR="00F54F5A">
        <w:rPr>
          <w:color w:val="000000" w:themeColor="text1"/>
        </w:rPr>
        <w:t xml:space="preserve">; </w:t>
      </w:r>
      <w:r w:rsidR="000F3060">
        <w:rPr>
          <w:color w:val="000000" w:themeColor="text1"/>
        </w:rPr>
        <w:t xml:space="preserve">(ii) </w:t>
      </w:r>
      <w:r w:rsidR="00C268D1">
        <w:rPr>
          <w:color w:val="000000" w:themeColor="text1"/>
        </w:rPr>
        <w:t xml:space="preserve">we </w:t>
      </w:r>
      <w:r w:rsidR="00A54AE6">
        <w:rPr>
          <w:color w:val="000000" w:themeColor="text1"/>
        </w:rPr>
        <w:t>have the opportunity</w:t>
      </w:r>
      <w:r w:rsidR="00C268D1">
        <w:rPr>
          <w:color w:val="000000" w:themeColor="text1"/>
        </w:rPr>
        <w:t xml:space="preserve"> </w:t>
      </w:r>
      <w:r w:rsidR="000F3060">
        <w:rPr>
          <w:color w:val="000000" w:themeColor="text1"/>
        </w:rPr>
        <w:t xml:space="preserve">to </w:t>
      </w:r>
      <w:r w:rsidR="00C268D1">
        <w:rPr>
          <w:color w:val="000000" w:themeColor="text1"/>
        </w:rPr>
        <w:t xml:space="preserve">get </w:t>
      </w:r>
      <w:r w:rsidR="00A54AE6">
        <w:rPr>
          <w:color w:val="000000" w:themeColor="text1"/>
        </w:rPr>
        <w:t xml:space="preserve">more deeply </w:t>
      </w:r>
      <w:r w:rsidR="00C268D1">
        <w:rPr>
          <w:color w:val="000000" w:themeColor="text1"/>
        </w:rPr>
        <w:t>involved in the development of AI, capitalizing</w:t>
      </w:r>
      <w:r w:rsidR="008958DD">
        <w:rPr>
          <w:color w:val="000000" w:themeColor="text1"/>
        </w:rPr>
        <w:t xml:space="preserve"> on the technical and practical expertise within the OR community; </w:t>
      </w:r>
      <w:r w:rsidR="0084528D">
        <w:rPr>
          <w:color w:val="000000" w:themeColor="text1"/>
        </w:rPr>
        <w:t xml:space="preserve">(iii) we </w:t>
      </w:r>
      <w:r w:rsidR="002D1019">
        <w:rPr>
          <w:color w:val="000000" w:themeColor="text1"/>
        </w:rPr>
        <w:t>need</w:t>
      </w:r>
      <w:r w:rsidR="00692E18">
        <w:rPr>
          <w:color w:val="000000" w:themeColor="text1"/>
        </w:rPr>
        <w:t xml:space="preserve"> to decide</w:t>
      </w:r>
      <w:r w:rsidR="00DE00FB">
        <w:rPr>
          <w:color w:val="000000" w:themeColor="text1"/>
        </w:rPr>
        <w:t xml:space="preserve"> </w:t>
      </w:r>
      <w:r w:rsidR="0084528D">
        <w:rPr>
          <w:color w:val="000000" w:themeColor="text1"/>
        </w:rPr>
        <w:t xml:space="preserve">how we </w:t>
      </w:r>
      <w:r w:rsidR="000D288E">
        <w:rPr>
          <w:color w:val="000000" w:themeColor="text1"/>
        </w:rPr>
        <w:t xml:space="preserve">want to position OR in relation to AI in the minds of clients, providers of research funds and </w:t>
      </w:r>
      <w:r w:rsidR="00C268D1">
        <w:rPr>
          <w:color w:val="000000" w:themeColor="text1"/>
        </w:rPr>
        <w:t>university</w:t>
      </w:r>
      <w:r w:rsidR="008958DD">
        <w:rPr>
          <w:color w:val="000000" w:themeColor="text1"/>
        </w:rPr>
        <w:t xml:space="preserve"> </w:t>
      </w:r>
      <w:r w:rsidR="00C268D1">
        <w:rPr>
          <w:color w:val="000000" w:themeColor="text1"/>
        </w:rPr>
        <w:t xml:space="preserve">hierarchies; and </w:t>
      </w:r>
      <w:r w:rsidR="0084528D">
        <w:rPr>
          <w:color w:val="000000" w:themeColor="text1"/>
        </w:rPr>
        <w:t>(iv</w:t>
      </w:r>
      <w:r w:rsidR="008958DD">
        <w:rPr>
          <w:color w:val="000000" w:themeColor="text1"/>
        </w:rPr>
        <w:t xml:space="preserve">) </w:t>
      </w:r>
      <w:r w:rsidR="00D7628F">
        <w:rPr>
          <w:color w:val="000000" w:themeColor="text1"/>
        </w:rPr>
        <w:t xml:space="preserve">we need to get started as </w:t>
      </w:r>
      <w:r w:rsidR="00FC7258">
        <w:rPr>
          <w:color w:val="000000" w:themeColor="text1"/>
        </w:rPr>
        <w:t xml:space="preserve">it </w:t>
      </w:r>
      <w:r w:rsidR="000F3060">
        <w:rPr>
          <w:color w:val="000000" w:themeColor="text1"/>
        </w:rPr>
        <w:t>can take</w:t>
      </w:r>
      <w:r w:rsidR="00FC7258">
        <w:rPr>
          <w:color w:val="000000" w:themeColor="text1"/>
        </w:rPr>
        <w:t xml:space="preserve"> many years to change </w:t>
      </w:r>
      <w:r>
        <w:rPr>
          <w:color w:val="000000" w:themeColor="text1"/>
        </w:rPr>
        <w:t xml:space="preserve">the </w:t>
      </w:r>
      <w:r w:rsidR="008A6656">
        <w:rPr>
          <w:color w:val="000000" w:themeColor="text1"/>
        </w:rPr>
        <w:t xml:space="preserve">perceptions and </w:t>
      </w:r>
      <w:r w:rsidR="00F54F5A">
        <w:rPr>
          <w:color w:val="000000" w:themeColor="text1"/>
        </w:rPr>
        <w:t xml:space="preserve">habits </w:t>
      </w:r>
      <w:r w:rsidR="00FC7258">
        <w:rPr>
          <w:color w:val="000000" w:themeColor="text1"/>
        </w:rPr>
        <w:t xml:space="preserve">of </w:t>
      </w:r>
      <w:r w:rsidR="008A6656">
        <w:rPr>
          <w:color w:val="000000" w:themeColor="text1"/>
        </w:rPr>
        <w:t>all involved</w:t>
      </w:r>
      <w:r>
        <w:rPr>
          <w:color w:val="000000" w:themeColor="text1"/>
        </w:rPr>
        <w:t>.</w:t>
      </w:r>
      <w:r w:rsidR="002D1019">
        <w:rPr>
          <w:color w:val="000000" w:themeColor="text1"/>
        </w:rPr>
        <w:t xml:space="preserve"> </w:t>
      </w:r>
    </w:p>
    <w:p w14:paraId="3D0BCF4C" w14:textId="77777777" w:rsidR="00FC425E" w:rsidRDefault="00FC425E" w:rsidP="00FC425E">
      <w:pPr>
        <w:rPr>
          <w:lang w:val="en-US"/>
        </w:rPr>
      </w:pPr>
    </w:p>
    <w:p w14:paraId="18046FC0" w14:textId="540E613E" w:rsidR="00FC425E" w:rsidRPr="00FC425E" w:rsidRDefault="00FC425E" w:rsidP="00FC425E">
      <w:pPr>
        <w:rPr>
          <w:b/>
          <w:lang w:val="en-US"/>
        </w:rPr>
      </w:pPr>
      <w:r w:rsidRPr="00FC425E">
        <w:rPr>
          <w:b/>
          <w:lang w:val="en-US"/>
        </w:rPr>
        <w:t>Appendix</w:t>
      </w:r>
      <w:r>
        <w:rPr>
          <w:b/>
          <w:lang w:val="en-US"/>
        </w:rPr>
        <w:t>: A sur</w:t>
      </w:r>
      <w:r w:rsidR="00547C2F">
        <w:rPr>
          <w:b/>
          <w:lang w:val="en-US"/>
        </w:rPr>
        <w:t>vey of publications involving AI</w:t>
      </w:r>
      <w:r>
        <w:rPr>
          <w:b/>
          <w:lang w:val="en-US"/>
        </w:rPr>
        <w:t xml:space="preserve"> in JORS from 1971 to 2017</w:t>
      </w:r>
    </w:p>
    <w:p w14:paraId="721E6131" w14:textId="77777777" w:rsidR="00FC425E" w:rsidRDefault="00FC425E" w:rsidP="00FC425E">
      <w:pPr>
        <w:rPr>
          <w:lang w:val="en-US"/>
        </w:rPr>
      </w:pPr>
    </w:p>
    <w:p w14:paraId="091C7553" w14:textId="6CA34F26" w:rsidR="00FC425E" w:rsidRDefault="00FC425E" w:rsidP="00FC425E">
      <w:pPr>
        <w:rPr>
          <w:lang w:val="en-US"/>
        </w:rPr>
      </w:pPr>
      <w:r w:rsidRPr="0074666E">
        <w:rPr>
          <w:b/>
          <w:lang w:val="en-US"/>
        </w:rPr>
        <w:t xml:space="preserve">Table </w:t>
      </w:r>
      <w:r w:rsidR="00E4669D">
        <w:rPr>
          <w:b/>
          <w:lang w:val="en-US"/>
        </w:rPr>
        <w:t>2</w:t>
      </w:r>
      <w:r w:rsidRPr="0074666E">
        <w:rPr>
          <w:lang w:val="en-US"/>
        </w:rPr>
        <w:t xml:space="preserve">. Publications on artificial intelligence in the Journal of the Operational Research Society </w:t>
      </w:r>
      <w:r w:rsidR="00547C2F" w:rsidRPr="0074666E">
        <w:rPr>
          <w:lang w:val="en-US"/>
        </w:rPr>
        <w:t>(based on a Google Scholar search for ‘</w:t>
      </w:r>
      <w:r w:rsidR="00547C2F">
        <w:rPr>
          <w:lang w:val="en-US"/>
        </w:rPr>
        <w:t>artificial intelligence</w:t>
      </w:r>
      <w:r w:rsidR="00547C2F" w:rsidRPr="0074666E">
        <w:rPr>
          <w:lang w:val="en-US"/>
        </w:rPr>
        <w:t xml:space="preserve"> JORS’)</w:t>
      </w:r>
    </w:p>
    <w:p w14:paraId="23CD950C" w14:textId="77777777" w:rsidR="00FC425E" w:rsidRPr="0074666E" w:rsidRDefault="00FC425E" w:rsidP="00FC425E">
      <w:pPr>
        <w:rPr>
          <w:lang w:val="en-US"/>
        </w:rPr>
      </w:pPr>
    </w:p>
    <w:p w14:paraId="20DBA110" w14:textId="77777777" w:rsidR="00FC425E" w:rsidRPr="0074666E" w:rsidRDefault="00FC425E" w:rsidP="00FC425E">
      <w:pPr>
        <w:rPr>
          <w:b/>
          <w:lang w:val="en-US"/>
        </w:rPr>
      </w:pPr>
      <w:r w:rsidRPr="0074666E">
        <w:rPr>
          <w:b/>
          <w:lang w:val="en-US"/>
        </w:rPr>
        <w:t>Year</w:t>
      </w:r>
      <w:r w:rsidRPr="0074666E">
        <w:rPr>
          <w:b/>
          <w:lang w:val="en-US"/>
        </w:rPr>
        <w:tab/>
        <w:t xml:space="preserve"> </w:t>
      </w:r>
      <w:r w:rsidRPr="0074666E">
        <w:rPr>
          <w:b/>
          <w:lang w:val="en-US"/>
        </w:rPr>
        <w:tab/>
        <w:t>No of Papers</w:t>
      </w:r>
      <w:r w:rsidRPr="0074666E">
        <w:rPr>
          <w:b/>
          <w:lang w:val="en-US"/>
        </w:rPr>
        <w:tab/>
        <w:t>References</w:t>
      </w:r>
      <w:r w:rsidRPr="0074666E">
        <w:rPr>
          <w:b/>
          <w:lang w:val="en-US"/>
        </w:rPr>
        <w:tab/>
      </w:r>
      <w:r w:rsidRPr="0074666E">
        <w:rPr>
          <w:b/>
          <w:lang w:val="en-US"/>
        </w:rPr>
        <w:tab/>
      </w:r>
      <w:r w:rsidRPr="0074666E">
        <w:rPr>
          <w:b/>
          <w:lang w:val="en-US"/>
        </w:rPr>
        <w:tab/>
      </w:r>
      <w:r w:rsidRPr="0074666E">
        <w:rPr>
          <w:b/>
          <w:lang w:val="en-US"/>
        </w:rPr>
        <w:tab/>
      </w:r>
      <w:r w:rsidRPr="0074666E">
        <w:rPr>
          <w:b/>
          <w:lang w:val="en-US"/>
        </w:rPr>
        <w:tab/>
      </w:r>
      <w:r w:rsidRPr="0074666E">
        <w:rPr>
          <w:b/>
          <w:lang w:val="en-US"/>
        </w:rPr>
        <w:tab/>
      </w:r>
      <w:r w:rsidRPr="0074666E">
        <w:rPr>
          <w:b/>
          <w:lang w:val="en-US"/>
        </w:rPr>
        <w:tab/>
      </w:r>
    </w:p>
    <w:p w14:paraId="24BEA307" w14:textId="77777777" w:rsidR="00FC425E" w:rsidRPr="0074666E" w:rsidRDefault="00FC425E" w:rsidP="00FC425E">
      <w:pPr>
        <w:rPr>
          <w:lang w:val="en-US"/>
        </w:rPr>
      </w:pPr>
    </w:p>
    <w:p w14:paraId="40811092" w14:textId="77777777" w:rsidR="00FC425E" w:rsidRPr="0074666E" w:rsidRDefault="00FC425E" w:rsidP="00FC425E">
      <w:pPr>
        <w:rPr>
          <w:lang w:val="en-US"/>
        </w:rPr>
      </w:pPr>
      <w:r w:rsidRPr="0074666E">
        <w:rPr>
          <w:lang w:val="en-US"/>
        </w:rPr>
        <w:t>1971-75</w:t>
      </w:r>
      <w:r w:rsidRPr="0074666E">
        <w:rPr>
          <w:lang w:val="en-US"/>
        </w:rPr>
        <w:tab/>
        <w:t>1</w:t>
      </w:r>
      <w:r w:rsidRPr="0074666E">
        <w:rPr>
          <w:lang w:val="en-US"/>
        </w:rPr>
        <w:tab/>
      </w:r>
      <w:r w:rsidRPr="0074666E">
        <w:rPr>
          <w:lang w:val="en-US"/>
        </w:rPr>
        <w:tab/>
      </w:r>
      <w:proofErr w:type="spellStart"/>
      <w:r w:rsidRPr="0074666E">
        <w:rPr>
          <w:lang w:val="en-US"/>
        </w:rPr>
        <w:t>Felsen</w:t>
      </w:r>
      <w:proofErr w:type="spellEnd"/>
      <w:r w:rsidRPr="0074666E">
        <w:rPr>
          <w:lang w:val="en-US"/>
        </w:rPr>
        <w:t xml:space="preserve"> (1975)</w:t>
      </w:r>
    </w:p>
    <w:p w14:paraId="32658064" w14:textId="77777777" w:rsidR="00FC425E" w:rsidRPr="0074666E" w:rsidRDefault="00FC425E" w:rsidP="00FC425E">
      <w:pPr>
        <w:rPr>
          <w:lang w:val="en-US"/>
        </w:rPr>
      </w:pPr>
      <w:r w:rsidRPr="0074666E">
        <w:rPr>
          <w:lang w:val="en-US"/>
        </w:rPr>
        <w:t>1976-80</w:t>
      </w:r>
      <w:r w:rsidRPr="0074666E">
        <w:rPr>
          <w:lang w:val="en-US"/>
        </w:rPr>
        <w:tab/>
        <w:t>0</w:t>
      </w:r>
    </w:p>
    <w:p w14:paraId="7AFB3D83" w14:textId="77777777" w:rsidR="00FC425E" w:rsidRPr="0074666E" w:rsidRDefault="00FC425E" w:rsidP="00FC425E">
      <w:pPr>
        <w:rPr>
          <w:lang w:val="en-US"/>
        </w:rPr>
      </w:pPr>
      <w:r w:rsidRPr="0074666E">
        <w:rPr>
          <w:lang w:val="en-US"/>
        </w:rPr>
        <w:t>1981-85</w:t>
      </w:r>
      <w:r w:rsidRPr="0074666E">
        <w:rPr>
          <w:lang w:val="en-US"/>
        </w:rPr>
        <w:tab/>
        <w:t>3</w:t>
      </w:r>
      <w:r w:rsidRPr="0074666E">
        <w:rPr>
          <w:lang w:val="en-US"/>
        </w:rPr>
        <w:tab/>
      </w:r>
      <w:r w:rsidRPr="0074666E">
        <w:rPr>
          <w:lang w:val="en-US"/>
        </w:rPr>
        <w:tab/>
        <w:t xml:space="preserve">Bell (1985); </w:t>
      </w:r>
      <w:proofErr w:type="spellStart"/>
      <w:r w:rsidRPr="0074666E">
        <w:rPr>
          <w:lang w:val="en-US"/>
        </w:rPr>
        <w:t>Doukidis</w:t>
      </w:r>
      <w:proofErr w:type="spellEnd"/>
      <w:r w:rsidRPr="0074666E">
        <w:rPr>
          <w:lang w:val="en-US"/>
        </w:rPr>
        <w:t xml:space="preserve"> and Paul (1985); O’Keefe (1985);</w:t>
      </w:r>
    </w:p>
    <w:p w14:paraId="1373CBD8" w14:textId="189144AD" w:rsidR="00FC425E" w:rsidRPr="0074666E" w:rsidRDefault="00FC425E" w:rsidP="00FC425E">
      <w:pPr>
        <w:ind w:left="2880" w:hanging="2880"/>
        <w:rPr>
          <w:lang w:val="en-US"/>
        </w:rPr>
      </w:pPr>
      <w:r w:rsidRPr="0074666E">
        <w:rPr>
          <w:lang w:val="en-US"/>
        </w:rPr>
        <w:t>1986-90          20</w:t>
      </w:r>
      <w:r w:rsidRPr="0074666E">
        <w:rPr>
          <w:lang w:val="en-US"/>
        </w:rPr>
        <w:tab/>
        <w:t xml:space="preserve">Grant (1986); Paul and </w:t>
      </w:r>
      <w:proofErr w:type="spellStart"/>
      <w:r w:rsidRPr="0074666E">
        <w:rPr>
          <w:lang w:val="en-US"/>
        </w:rPr>
        <w:t>Doukidis</w:t>
      </w:r>
      <w:proofErr w:type="spellEnd"/>
      <w:r w:rsidRPr="0074666E">
        <w:rPr>
          <w:lang w:val="en-US"/>
        </w:rPr>
        <w:t xml:space="preserve"> (1986); </w:t>
      </w:r>
      <w:proofErr w:type="spellStart"/>
      <w:r w:rsidRPr="0074666E">
        <w:rPr>
          <w:lang w:val="en-US"/>
        </w:rPr>
        <w:t>Balmer</w:t>
      </w:r>
      <w:proofErr w:type="spellEnd"/>
      <w:r w:rsidRPr="0074666E">
        <w:rPr>
          <w:lang w:val="en-US"/>
        </w:rPr>
        <w:t xml:space="preserve"> and Paul (1986); Mingers (1986); Warwick and Phelps (1986); Nixon (1986); </w:t>
      </w:r>
      <w:proofErr w:type="spellStart"/>
      <w:r w:rsidRPr="0074666E">
        <w:rPr>
          <w:lang w:val="en-US"/>
        </w:rPr>
        <w:t>Doukidis</w:t>
      </w:r>
      <w:proofErr w:type="spellEnd"/>
      <w:r w:rsidRPr="0074666E">
        <w:rPr>
          <w:lang w:val="en-US"/>
        </w:rPr>
        <w:t xml:space="preserve"> (1987); O’Keefe and Roach (1987); </w:t>
      </w:r>
      <w:proofErr w:type="spellStart"/>
      <w:r w:rsidRPr="0074666E">
        <w:rPr>
          <w:lang w:val="en-US"/>
        </w:rPr>
        <w:t>Balci</w:t>
      </w:r>
      <w:proofErr w:type="spellEnd"/>
      <w:r w:rsidRPr="0074666E">
        <w:rPr>
          <w:lang w:val="en-US"/>
        </w:rPr>
        <w:t xml:space="preserve"> and </w:t>
      </w:r>
      <w:proofErr w:type="spellStart"/>
      <w:r w:rsidRPr="0074666E">
        <w:rPr>
          <w:lang w:val="en-US"/>
        </w:rPr>
        <w:t>Nauce</w:t>
      </w:r>
      <w:proofErr w:type="spellEnd"/>
      <w:r w:rsidRPr="0074666E">
        <w:rPr>
          <w:lang w:val="en-US"/>
        </w:rPr>
        <w:t xml:space="preserve"> (1987); </w:t>
      </w:r>
      <w:proofErr w:type="spellStart"/>
      <w:r w:rsidRPr="0074666E">
        <w:rPr>
          <w:lang w:val="en-US"/>
        </w:rPr>
        <w:t>Flitman</w:t>
      </w:r>
      <w:proofErr w:type="spellEnd"/>
      <w:r w:rsidRPr="0074666E">
        <w:rPr>
          <w:lang w:val="en-US"/>
        </w:rPr>
        <w:t xml:space="preserve"> and </w:t>
      </w:r>
      <w:proofErr w:type="spellStart"/>
      <w:r w:rsidRPr="0074666E">
        <w:rPr>
          <w:lang w:val="en-US"/>
        </w:rPr>
        <w:t>Hurion</w:t>
      </w:r>
      <w:proofErr w:type="spellEnd"/>
      <w:r w:rsidRPr="0074666E">
        <w:rPr>
          <w:lang w:val="en-US"/>
        </w:rPr>
        <w:t xml:space="preserve"> (1987); Barton (1987); Kn</w:t>
      </w:r>
      <w:r>
        <w:rPr>
          <w:lang w:val="en-US"/>
        </w:rPr>
        <w:t>a</w:t>
      </w:r>
      <w:r w:rsidRPr="0074666E">
        <w:rPr>
          <w:lang w:val="en-US"/>
        </w:rPr>
        <w:t xml:space="preserve">pp et al (1987); Mingers (1987); Finlay et al (1988); </w:t>
      </w:r>
      <w:r w:rsidRPr="0074666E">
        <w:rPr>
          <w:lang w:val="en-US"/>
        </w:rPr>
        <w:lastRenderedPageBreak/>
        <w:t xml:space="preserve">Findlay (1989); </w:t>
      </w:r>
      <w:proofErr w:type="spellStart"/>
      <w:r w:rsidRPr="0074666E">
        <w:rPr>
          <w:lang w:val="en-US"/>
        </w:rPr>
        <w:t>Doukidis</w:t>
      </w:r>
      <w:proofErr w:type="spellEnd"/>
      <w:r w:rsidRPr="0074666E">
        <w:rPr>
          <w:lang w:val="en-US"/>
        </w:rPr>
        <w:t xml:space="preserve"> and Paul (1990); </w:t>
      </w:r>
      <w:proofErr w:type="spellStart"/>
      <w:r w:rsidRPr="0074666E">
        <w:rPr>
          <w:lang w:val="en-US"/>
        </w:rPr>
        <w:t>Balestra</w:t>
      </w:r>
      <w:proofErr w:type="spellEnd"/>
      <w:r w:rsidRPr="0074666E">
        <w:rPr>
          <w:lang w:val="en-US"/>
        </w:rPr>
        <w:t xml:space="preserve"> and </w:t>
      </w:r>
      <w:proofErr w:type="spellStart"/>
      <w:r w:rsidRPr="0074666E">
        <w:rPr>
          <w:lang w:val="en-US"/>
        </w:rPr>
        <w:t>Tsoukias</w:t>
      </w:r>
      <w:proofErr w:type="spellEnd"/>
      <w:r w:rsidRPr="0074666E">
        <w:rPr>
          <w:lang w:val="en-US"/>
        </w:rPr>
        <w:t xml:space="preserve"> (1990); Dewhurst and Gwinnett (1990); Pierre and Hoang (1990); </w:t>
      </w:r>
      <w:proofErr w:type="spellStart"/>
      <w:r w:rsidRPr="0074666E">
        <w:rPr>
          <w:lang w:val="en-US"/>
        </w:rPr>
        <w:t>Pierreval</w:t>
      </w:r>
      <w:proofErr w:type="spellEnd"/>
      <w:r w:rsidRPr="0074666E">
        <w:rPr>
          <w:lang w:val="en-US"/>
        </w:rPr>
        <w:t xml:space="preserve"> and </w:t>
      </w:r>
      <w:proofErr w:type="spellStart"/>
      <w:r w:rsidRPr="0074666E">
        <w:rPr>
          <w:lang w:val="en-US"/>
        </w:rPr>
        <w:t>Ralambondrainy</w:t>
      </w:r>
      <w:proofErr w:type="spellEnd"/>
      <w:r w:rsidRPr="0074666E">
        <w:rPr>
          <w:lang w:val="en-US"/>
        </w:rPr>
        <w:t xml:space="preserve"> (1990); Potvin et al (1990)</w:t>
      </w:r>
    </w:p>
    <w:p w14:paraId="5C5FDDAE" w14:textId="77777777" w:rsidR="00FC425E" w:rsidRPr="0074666E" w:rsidRDefault="00FC425E" w:rsidP="00FC425E">
      <w:pPr>
        <w:ind w:left="1440" w:hanging="1440"/>
        <w:rPr>
          <w:lang w:val="en-US"/>
        </w:rPr>
      </w:pPr>
      <w:r w:rsidRPr="0074666E">
        <w:rPr>
          <w:lang w:val="en-US"/>
        </w:rPr>
        <w:t>1991-95</w:t>
      </w:r>
      <w:r w:rsidRPr="0074666E">
        <w:rPr>
          <w:lang w:val="en-US"/>
        </w:rPr>
        <w:tab/>
        <w:t>9</w:t>
      </w:r>
      <w:r w:rsidRPr="0074666E">
        <w:rPr>
          <w:lang w:val="en-US"/>
        </w:rPr>
        <w:tab/>
      </w:r>
      <w:r w:rsidRPr="0074666E">
        <w:rPr>
          <w:lang w:val="en-US"/>
        </w:rPr>
        <w:tab/>
        <w:t xml:space="preserve">Wright (1991); Paul (1991); </w:t>
      </w:r>
      <w:proofErr w:type="spellStart"/>
      <w:r w:rsidRPr="0074666E">
        <w:rPr>
          <w:lang w:val="en-US"/>
        </w:rPr>
        <w:t>Calahan</w:t>
      </w:r>
      <w:proofErr w:type="spellEnd"/>
      <w:r w:rsidRPr="0074666E">
        <w:rPr>
          <w:lang w:val="en-US"/>
        </w:rPr>
        <w:t xml:space="preserve"> and Sorensen (1991); </w:t>
      </w:r>
    </w:p>
    <w:p w14:paraId="64C84F99" w14:textId="77777777" w:rsidR="00FC425E" w:rsidRPr="0074666E" w:rsidRDefault="00FC425E" w:rsidP="00FC425E">
      <w:pPr>
        <w:ind w:left="2880"/>
        <w:rPr>
          <w:lang w:val="en-US"/>
        </w:rPr>
      </w:pPr>
      <w:r>
        <w:rPr>
          <w:lang w:val="en-US"/>
        </w:rPr>
        <w:t xml:space="preserve">Tam </w:t>
      </w:r>
      <w:r w:rsidRPr="0074666E">
        <w:rPr>
          <w:lang w:val="en-US"/>
        </w:rPr>
        <w:t xml:space="preserve">et al (1991); Hart (1992); Howard (1993); </w:t>
      </w:r>
      <w:proofErr w:type="spellStart"/>
      <w:r w:rsidRPr="0074666E">
        <w:rPr>
          <w:lang w:val="en-US"/>
        </w:rPr>
        <w:t>Guth</w:t>
      </w:r>
      <w:proofErr w:type="spellEnd"/>
      <w:r w:rsidRPr="0074666E">
        <w:rPr>
          <w:lang w:val="en-US"/>
        </w:rPr>
        <w:t xml:space="preserve"> (1994); Baron </w:t>
      </w:r>
      <w:r>
        <w:rPr>
          <w:lang w:val="en-US"/>
        </w:rPr>
        <w:t>(1995); Gregory (1995)</w:t>
      </w:r>
      <w:r w:rsidRPr="0074666E">
        <w:rPr>
          <w:lang w:val="en-US"/>
        </w:rPr>
        <w:t xml:space="preserve">                              </w:t>
      </w:r>
    </w:p>
    <w:p w14:paraId="73A2964B" w14:textId="77777777" w:rsidR="00FC425E" w:rsidRPr="0074666E" w:rsidRDefault="00FC425E" w:rsidP="00FC425E">
      <w:pPr>
        <w:rPr>
          <w:lang w:val="en-US"/>
        </w:rPr>
      </w:pPr>
      <w:r w:rsidRPr="0074666E">
        <w:rPr>
          <w:lang w:val="en-US"/>
        </w:rPr>
        <w:t>1996-00</w:t>
      </w:r>
      <w:r w:rsidRPr="0074666E">
        <w:rPr>
          <w:lang w:val="en-US"/>
        </w:rPr>
        <w:tab/>
        <w:t>9</w:t>
      </w:r>
      <w:r w:rsidRPr="0074666E">
        <w:rPr>
          <w:lang w:val="en-US"/>
        </w:rPr>
        <w:tab/>
      </w:r>
      <w:r w:rsidRPr="0074666E">
        <w:rPr>
          <w:lang w:val="en-US"/>
        </w:rPr>
        <w:tab/>
      </w:r>
      <w:proofErr w:type="spellStart"/>
      <w:r w:rsidRPr="0074666E">
        <w:rPr>
          <w:lang w:val="en-US"/>
        </w:rPr>
        <w:t>Séguin</w:t>
      </w:r>
      <w:proofErr w:type="spellEnd"/>
      <w:r w:rsidRPr="0074666E">
        <w:rPr>
          <w:lang w:val="en-US"/>
        </w:rPr>
        <w:t xml:space="preserve"> et al (1996); </w:t>
      </w:r>
      <w:proofErr w:type="spellStart"/>
      <w:r w:rsidRPr="0074666E">
        <w:rPr>
          <w:lang w:val="en-US"/>
        </w:rPr>
        <w:t>Dowsland</w:t>
      </w:r>
      <w:proofErr w:type="spellEnd"/>
      <w:r w:rsidRPr="0074666E">
        <w:rPr>
          <w:lang w:val="en-US"/>
        </w:rPr>
        <w:t xml:space="preserve"> (1996); </w:t>
      </w:r>
      <w:proofErr w:type="spellStart"/>
      <w:r w:rsidRPr="0074666E">
        <w:rPr>
          <w:lang w:val="en-US"/>
        </w:rPr>
        <w:t>Borenstein</w:t>
      </w:r>
      <w:proofErr w:type="spellEnd"/>
      <w:r w:rsidRPr="0074666E">
        <w:rPr>
          <w:lang w:val="en-US"/>
        </w:rPr>
        <w:t xml:space="preserve"> (1998);         </w:t>
      </w:r>
    </w:p>
    <w:p w14:paraId="3F6CA2CC" w14:textId="77777777" w:rsidR="00FC425E" w:rsidRPr="0074666E" w:rsidRDefault="00FC425E" w:rsidP="00FC425E">
      <w:pPr>
        <w:rPr>
          <w:lang w:val="en-US"/>
        </w:rPr>
      </w:pPr>
      <w:r w:rsidRPr="0074666E">
        <w:rPr>
          <w:lang w:val="en-US"/>
        </w:rPr>
        <w:tab/>
      </w:r>
      <w:r w:rsidRPr="0074666E">
        <w:rPr>
          <w:lang w:val="en-US"/>
        </w:rPr>
        <w:tab/>
      </w:r>
      <w:r w:rsidRPr="0074666E">
        <w:rPr>
          <w:lang w:val="en-US"/>
        </w:rPr>
        <w:tab/>
      </w:r>
      <w:r w:rsidRPr="0074666E">
        <w:rPr>
          <w:lang w:val="en-US"/>
        </w:rPr>
        <w:tab/>
      </w:r>
      <w:proofErr w:type="spellStart"/>
      <w:r w:rsidRPr="0074666E">
        <w:rPr>
          <w:lang w:val="en-US"/>
        </w:rPr>
        <w:t>Santhanam</w:t>
      </w:r>
      <w:proofErr w:type="spellEnd"/>
      <w:r w:rsidRPr="0074666E">
        <w:rPr>
          <w:lang w:val="en-US"/>
        </w:rPr>
        <w:t xml:space="preserve"> and Elam (1998); Nussbaum et al (1998); </w:t>
      </w:r>
    </w:p>
    <w:p w14:paraId="45AE4726" w14:textId="77777777" w:rsidR="00FC425E" w:rsidRPr="0074666E" w:rsidRDefault="00FC425E" w:rsidP="00FC425E">
      <w:pPr>
        <w:rPr>
          <w:lang w:val="en-US"/>
        </w:rPr>
      </w:pPr>
      <w:r w:rsidRPr="0074666E">
        <w:rPr>
          <w:lang w:val="en-US"/>
        </w:rPr>
        <w:tab/>
      </w:r>
      <w:r w:rsidRPr="0074666E">
        <w:rPr>
          <w:lang w:val="en-US"/>
        </w:rPr>
        <w:tab/>
      </w:r>
      <w:r w:rsidRPr="0074666E">
        <w:rPr>
          <w:lang w:val="en-US"/>
        </w:rPr>
        <w:tab/>
      </w:r>
      <w:r w:rsidRPr="0074666E">
        <w:rPr>
          <w:lang w:val="en-US"/>
        </w:rPr>
        <w:tab/>
      </w:r>
      <w:proofErr w:type="spellStart"/>
      <w:r w:rsidRPr="0074666E">
        <w:rPr>
          <w:lang w:val="en-US"/>
        </w:rPr>
        <w:t>Proudlove</w:t>
      </w:r>
      <w:proofErr w:type="spellEnd"/>
      <w:r w:rsidRPr="0074666E">
        <w:rPr>
          <w:lang w:val="en-US"/>
        </w:rPr>
        <w:t xml:space="preserve"> et al (1998); Wilson and Roach (2000); Gregory and </w:t>
      </w:r>
    </w:p>
    <w:p w14:paraId="49EC4AE1" w14:textId="77777777" w:rsidR="00FC425E" w:rsidRPr="0074666E" w:rsidRDefault="00FC425E" w:rsidP="00FC425E">
      <w:pPr>
        <w:rPr>
          <w:lang w:val="en-US"/>
        </w:rPr>
      </w:pPr>
      <w:r w:rsidRPr="0074666E">
        <w:rPr>
          <w:lang w:val="en-US"/>
        </w:rPr>
        <w:tab/>
      </w:r>
      <w:r w:rsidRPr="0074666E">
        <w:rPr>
          <w:lang w:val="en-US"/>
        </w:rPr>
        <w:tab/>
      </w:r>
      <w:r w:rsidRPr="0074666E">
        <w:rPr>
          <w:lang w:val="en-US"/>
        </w:rPr>
        <w:tab/>
      </w:r>
      <w:r w:rsidRPr="0074666E">
        <w:rPr>
          <w:lang w:val="en-US"/>
        </w:rPr>
        <w:tab/>
        <w:t xml:space="preserve">Lau (1999); </w:t>
      </w:r>
      <w:proofErr w:type="spellStart"/>
      <w:r w:rsidRPr="0074666E">
        <w:rPr>
          <w:lang w:val="en-US"/>
        </w:rPr>
        <w:t>Khakee</w:t>
      </w:r>
      <w:proofErr w:type="spellEnd"/>
      <w:r w:rsidRPr="0074666E">
        <w:rPr>
          <w:lang w:val="en-US"/>
        </w:rPr>
        <w:t xml:space="preserve"> et al (2000)</w:t>
      </w:r>
    </w:p>
    <w:p w14:paraId="09017DEC" w14:textId="77777777" w:rsidR="00FC425E" w:rsidRPr="0074666E" w:rsidRDefault="00FC425E" w:rsidP="00FC425E">
      <w:pPr>
        <w:rPr>
          <w:lang w:val="en-US"/>
        </w:rPr>
      </w:pPr>
      <w:r w:rsidRPr="0074666E">
        <w:rPr>
          <w:lang w:val="en-US"/>
        </w:rPr>
        <w:t>2001-05</w:t>
      </w:r>
      <w:r w:rsidRPr="0074666E">
        <w:rPr>
          <w:lang w:val="en-US"/>
        </w:rPr>
        <w:tab/>
        <w:t>7</w:t>
      </w:r>
      <w:r w:rsidRPr="0074666E">
        <w:rPr>
          <w:lang w:val="en-US"/>
        </w:rPr>
        <w:tab/>
      </w:r>
      <w:r w:rsidRPr="0074666E">
        <w:rPr>
          <w:lang w:val="en-US"/>
        </w:rPr>
        <w:tab/>
        <w:t xml:space="preserve">Hansen (2001); </w:t>
      </w:r>
      <w:proofErr w:type="spellStart"/>
      <w:r w:rsidRPr="0074666E">
        <w:rPr>
          <w:lang w:val="en-US"/>
        </w:rPr>
        <w:t>Alabas</w:t>
      </w:r>
      <w:proofErr w:type="spellEnd"/>
      <w:r w:rsidRPr="0074666E">
        <w:rPr>
          <w:lang w:val="en-US"/>
        </w:rPr>
        <w:t xml:space="preserve"> et al (2002); Moffat and Witty (2002); </w:t>
      </w:r>
    </w:p>
    <w:p w14:paraId="19487498" w14:textId="77777777" w:rsidR="00FC425E" w:rsidRPr="0074666E" w:rsidRDefault="00FC425E" w:rsidP="00FC425E">
      <w:pPr>
        <w:rPr>
          <w:lang w:val="en-US"/>
        </w:rPr>
      </w:pPr>
      <w:r w:rsidRPr="0074666E">
        <w:rPr>
          <w:lang w:val="en-US"/>
        </w:rPr>
        <w:tab/>
      </w:r>
      <w:r w:rsidRPr="0074666E">
        <w:rPr>
          <w:lang w:val="en-US"/>
        </w:rPr>
        <w:tab/>
      </w:r>
      <w:r w:rsidRPr="0074666E">
        <w:rPr>
          <w:lang w:val="en-US"/>
        </w:rPr>
        <w:tab/>
      </w:r>
      <w:r w:rsidRPr="0074666E">
        <w:rPr>
          <w:lang w:val="en-US"/>
        </w:rPr>
        <w:tab/>
        <w:t xml:space="preserve">Hung et al (2002); Robinson et al (2005); Robinson (2005); </w:t>
      </w:r>
      <w:r>
        <w:rPr>
          <w:lang w:val="en-US"/>
        </w:rPr>
        <w:tab/>
      </w:r>
      <w:r>
        <w:rPr>
          <w:lang w:val="en-US"/>
        </w:rPr>
        <w:tab/>
      </w:r>
      <w:r w:rsidRPr="0074666E">
        <w:rPr>
          <w:lang w:val="en-US"/>
        </w:rPr>
        <w:t xml:space="preserve"> </w:t>
      </w:r>
      <w:r>
        <w:rPr>
          <w:lang w:val="en-US"/>
        </w:rPr>
        <w:tab/>
      </w:r>
      <w:r>
        <w:rPr>
          <w:lang w:val="en-US"/>
        </w:rPr>
        <w:tab/>
        <w:t>Liao (2005).</w:t>
      </w:r>
    </w:p>
    <w:p w14:paraId="0BADA4FE" w14:textId="38B4202E" w:rsidR="00FC425E" w:rsidRPr="0074666E" w:rsidRDefault="00A26D26" w:rsidP="00A26D26">
      <w:pPr>
        <w:ind w:left="2880" w:hanging="2880"/>
        <w:rPr>
          <w:lang w:val="en-US"/>
        </w:rPr>
      </w:pPr>
      <w:r>
        <w:rPr>
          <w:lang w:val="en-US"/>
        </w:rPr>
        <w:t xml:space="preserve">2006-10           </w:t>
      </w:r>
      <w:r w:rsidR="00FC425E">
        <w:rPr>
          <w:lang w:val="en-US"/>
        </w:rPr>
        <w:t>8</w:t>
      </w:r>
      <w:r>
        <w:rPr>
          <w:lang w:val="en-US"/>
        </w:rPr>
        <w:tab/>
      </w:r>
      <w:proofErr w:type="spellStart"/>
      <w:r w:rsidR="00FC425E" w:rsidRPr="0074666E">
        <w:rPr>
          <w:lang w:val="en-US"/>
        </w:rPr>
        <w:t>Eom</w:t>
      </w:r>
      <w:proofErr w:type="spellEnd"/>
      <w:r w:rsidR="00FC425E" w:rsidRPr="0074666E">
        <w:rPr>
          <w:lang w:val="en-US"/>
        </w:rPr>
        <w:t xml:space="preserve"> and Kim (2006); Nogales </w:t>
      </w:r>
      <w:r>
        <w:rPr>
          <w:lang w:val="en-US"/>
        </w:rPr>
        <w:t xml:space="preserve">and </w:t>
      </w:r>
      <w:proofErr w:type="spellStart"/>
      <w:r>
        <w:rPr>
          <w:lang w:val="en-US"/>
        </w:rPr>
        <w:t>Conejo</w:t>
      </w:r>
      <w:proofErr w:type="spellEnd"/>
      <w:r>
        <w:rPr>
          <w:lang w:val="en-US"/>
        </w:rPr>
        <w:t xml:space="preserve"> </w:t>
      </w:r>
      <w:r w:rsidR="00FC425E" w:rsidRPr="0074666E">
        <w:rPr>
          <w:lang w:val="en-US"/>
        </w:rPr>
        <w:t xml:space="preserve">(2006); </w:t>
      </w:r>
      <w:proofErr w:type="spellStart"/>
      <w:r w:rsidR="00FC425E" w:rsidRPr="0074666E">
        <w:rPr>
          <w:lang w:val="en-US"/>
        </w:rPr>
        <w:t>Kobbacy</w:t>
      </w:r>
      <w:proofErr w:type="spellEnd"/>
      <w:r w:rsidR="00FC425E" w:rsidRPr="0074666E">
        <w:rPr>
          <w:lang w:val="en-US"/>
        </w:rPr>
        <w:t xml:space="preserve"> et </w:t>
      </w:r>
      <w:r w:rsidRPr="0074666E">
        <w:rPr>
          <w:lang w:val="en-US"/>
        </w:rPr>
        <w:t>al (2007);</w:t>
      </w:r>
    </w:p>
    <w:p w14:paraId="1F9F597A" w14:textId="77777777" w:rsidR="00FC425E" w:rsidRPr="0074666E" w:rsidRDefault="00FC425E" w:rsidP="00FC425E">
      <w:pPr>
        <w:rPr>
          <w:lang w:val="en-US"/>
        </w:rPr>
      </w:pPr>
      <w:r w:rsidRPr="0074666E">
        <w:rPr>
          <w:lang w:val="en-US"/>
        </w:rPr>
        <w:tab/>
      </w:r>
      <w:r w:rsidRPr="0074666E">
        <w:rPr>
          <w:lang w:val="en-US"/>
        </w:rPr>
        <w:tab/>
      </w:r>
      <w:r w:rsidRPr="0074666E">
        <w:rPr>
          <w:lang w:val="en-US"/>
        </w:rPr>
        <w:tab/>
      </w:r>
      <w:r w:rsidRPr="0074666E">
        <w:rPr>
          <w:lang w:val="en-US"/>
        </w:rPr>
        <w:tab/>
      </w:r>
      <w:proofErr w:type="spellStart"/>
      <w:r w:rsidRPr="0074666E">
        <w:rPr>
          <w:lang w:val="en-US"/>
        </w:rPr>
        <w:t>Beddoe</w:t>
      </w:r>
      <w:proofErr w:type="spellEnd"/>
      <w:r w:rsidRPr="0074666E">
        <w:rPr>
          <w:lang w:val="en-US"/>
        </w:rPr>
        <w:t xml:space="preserve"> and </w:t>
      </w:r>
      <w:proofErr w:type="spellStart"/>
      <w:r w:rsidRPr="0074666E">
        <w:rPr>
          <w:lang w:val="en-US"/>
        </w:rPr>
        <w:t>Petrovic</w:t>
      </w:r>
      <w:proofErr w:type="spellEnd"/>
      <w:r w:rsidRPr="0074666E">
        <w:rPr>
          <w:lang w:val="en-US"/>
        </w:rPr>
        <w:t xml:space="preserve"> (2007); </w:t>
      </w:r>
      <w:proofErr w:type="spellStart"/>
      <w:r w:rsidRPr="0074666E">
        <w:rPr>
          <w:lang w:val="en-US"/>
        </w:rPr>
        <w:t>Lawrynowicz</w:t>
      </w:r>
      <w:proofErr w:type="spellEnd"/>
      <w:r w:rsidRPr="0074666E">
        <w:rPr>
          <w:lang w:val="en-US"/>
        </w:rPr>
        <w:t xml:space="preserve"> (2008); Lima et al </w:t>
      </w:r>
    </w:p>
    <w:p w14:paraId="3F384F73" w14:textId="77777777" w:rsidR="00FC425E" w:rsidRPr="0074666E" w:rsidRDefault="00FC425E" w:rsidP="00FC425E">
      <w:pPr>
        <w:rPr>
          <w:lang w:val="en-US"/>
        </w:rPr>
      </w:pPr>
      <w:r w:rsidRPr="0074666E">
        <w:rPr>
          <w:lang w:val="en-US"/>
        </w:rPr>
        <w:tab/>
      </w:r>
      <w:r w:rsidRPr="0074666E">
        <w:rPr>
          <w:lang w:val="en-US"/>
        </w:rPr>
        <w:tab/>
      </w:r>
      <w:r w:rsidRPr="0074666E">
        <w:rPr>
          <w:lang w:val="en-US"/>
        </w:rPr>
        <w:tab/>
      </w:r>
      <w:r w:rsidRPr="0074666E">
        <w:rPr>
          <w:lang w:val="en-US"/>
        </w:rPr>
        <w:tab/>
        <w:t xml:space="preserve">(2009); </w:t>
      </w:r>
      <w:proofErr w:type="spellStart"/>
      <w:r w:rsidRPr="0074666E">
        <w:rPr>
          <w:lang w:val="en-US"/>
        </w:rPr>
        <w:t>Baesens</w:t>
      </w:r>
      <w:proofErr w:type="spellEnd"/>
      <w:r w:rsidRPr="0074666E">
        <w:rPr>
          <w:lang w:val="en-US"/>
        </w:rPr>
        <w:t xml:space="preserve"> et al (2009)</w:t>
      </w:r>
      <w:r>
        <w:rPr>
          <w:lang w:val="en-US"/>
        </w:rPr>
        <w:t xml:space="preserve">; </w:t>
      </w:r>
      <w:proofErr w:type="spellStart"/>
      <w:r>
        <w:rPr>
          <w:lang w:val="en-US"/>
        </w:rPr>
        <w:t>Beligiannis</w:t>
      </w:r>
      <w:proofErr w:type="spellEnd"/>
      <w:r>
        <w:rPr>
          <w:lang w:val="en-US"/>
        </w:rPr>
        <w:t xml:space="preserve"> (2009)</w:t>
      </w:r>
    </w:p>
    <w:p w14:paraId="6E4CB61B" w14:textId="46F6541B" w:rsidR="00FC425E" w:rsidRPr="0074666E" w:rsidRDefault="00BD53B1" w:rsidP="00BD53B1">
      <w:pPr>
        <w:ind w:left="2880" w:hanging="2880"/>
        <w:rPr>
          <w:lang w:val="en-US"/>
        </w:rPr>
      </w:pPr>
      <w:r>
        <w:rPr>
          <w:lang w:val="en-US"/>
        </w:rPr>
        <w:t>2011-15</w:t>
      </w:r>
      <w:r w:rsidR="006C65D2">
        <w:rPr>
          <w:lang w:val="en-US"/>
        </w:rPr>
        <w:t xml:space="preserve">           3</w:t>
      </w:r>
      <w:r>
        <w:rPr>
          <w:lang w:val="en-US"/>
        </w:rPr>
        <w:tab/>
      </w:r>
      <w:r w:rsidR="00FC425E" w:rsidRPr="0074666E">
        <w:rPr>
          <w:lang w:val="en-US"/>
        </w:rPr>
        <w:t>Collins and Thomas (2012</w:t>
      </w:r>
      <w:r w:rsidR="006C65D2">
        <w:rPr>
          <w:lang w:val="en-US"/>
        </w:rPr>
        <w:t>)</w:t>
      </w:r>
      <w:r w:rsidR="00FC425E" w:rsidRPr="0074666E">
        <w:rPr>
          <w:lang w:val="en-US"/>
        </w:rPr>
        <w:t xml:space="preserve">; </w:t>
      </w:r>
      <w:proofErr w:type="spellStart"/>
      <w:r w:rsidR="00FC425E" w:rsidRPr="0074666E">
        <w:rPr>
          <w:lang w:val="en-US"/>
        </w:rPr>
        <w:t>Marqués</w:t>
      </w:r>
      <w:proofErr w:type="spellEnd"/>
      <w:r w:rsidR="00FC425E" w:rsidRPr="0074666E">
        <w:rPr>
          <w:lang w:val="en-US"/>
        </w:rPr>
        <w:t xml:space="preserve"> </w:t>
      </w:r>
      <w:r w:rsidR="00CC1B0C">
        <w:rPr>
          <w:lang w:val="en-US"/>
        </w:rPr>
        <w:t xml:space="preserve">et al </w:t>
      </w:r>
      <w:r w:rsidR="00FC425E" w:rsidRPr="0074666E">
        <w:rPr>
          <w:lang w:val="en-US"/>
        </w:rPr>
        <w:t xml:space="preserve">(2013); Burke et al </w:t>
      </w:r>
      <w:r w:rsidR="00FC425E">
        <w:rPr>
          <w:lang w:val="en-US"/>
        </w:rPr>
        <w:t>(2013)</w:t>
      </w:r>
    </w:p>
    <w:p w14:paraId="0FF32704" w14:textId="77777777" w:rsidR="00FC425E" w:rsidRPr="0074666E" w:rsidRDefault="00FC425E" w:rsidP="00FC425E">
      <w:pPr>
        <w:rPr>
          <w:lang w:val="en-US"/>
        </w:rPr>
      </w:pPr>
      <w:r w:rsidRPr="0074666E">
        <w:rPr>
          <w:lang w:val="en-US"/>
        </w:rPr>
        <w:tab/>
      </w:r>
      <w:r w:rsidRPr="0074666E">
        <w:rPr>
          <w:lang w:val="en-US"/>
        </w:rPr>
        <w:tab/>
      </w:r>
      <w:r w:rsidRPr="0074666E">
        <w:rPr>
          <w:lang w:val="en-US"/>
        </w:rPr>
        <w:tab/>
      </w:r>
      <w:r w:rsidRPr="0074666E">
        <w:rPr>
          <w:lang w:val="en-US"/>
        </w:rPr>
        <w:tab/>
      </w:r>
      <w:proofErr w:type="spellStart"/>
      <w:r w:rsidRPr="0074666E">
        <w:rPr>
          <w:lang w:val="en-US"/>
        </w:rPr>
        <w:t>Sebt</w:t>
      </w:r>
      <w:proofErr w:type="spellEnd"/>
      <w:r w:rsidRPr="0074666E">
        <w:rPr>
          <w:lang w:val="en-US"/>
        </w:rPr>
        <w:t xml:space="preserve"> et al (2013); </w:t>
      </w:r>
      <w:proofErr w:type="spellStart"/>
      <w:r w:rsidRPr="0074666E">
        <w:rPr>
          <w:lang w:val="en-US"/>
        </w:rPr>
        <w:t>Zong</w:t>
      </w:r>
      <w:proofErr w:type="spellEnd"/>
      <w:r w:rsidRPr="0074666E">
        <w:rPr>
          <w:lang w:val="en-US"/>
        </w:rPr>
        <w:t>-Chang et al (2015)</w:t>
      </w:r>
    </w:p>
    <w:p w14:paraId="1B2F0B7F" w14:textId="05CE0D87" w:rsidR="00FC425E" w:rsidRPr="006203DB" w:rsidRDefault="00FC425E" w:rsidP="00547C2F">
      <w:pPr>
        <w:rPr>
          <w:lang w:val="en-US"/>
        </w:rPr>
      </w:pPr>
      <w:r w:rsidRPr="0074666E">
        <w:rPr>
          <w:lang w:val="en-US"/>
        </w:rPr>
        <w:t>2016-17</w:t>
      </w:r>
      <w:r w:rsidRPr="0074666E">
        <w:rPr>
          <w:lang w:val="en-US"/>
        </w:rPr>
        <w:tab/>
        <w:t>2</w:t>
      </w:r>
      <w:r w:rsidRPr="0074666E">
        <w:rPr>
          <w:lang w:val="en-US"/>
        </w:rPr>
        <w:tab/>
      </w:r>
      <w:r w:rsidRPr="0074666E">
        <w:rPr>
          <w:lang w:val="en-US"/>
        </w:rPr>
        <w:tab/>
      </w:r>
      <w:proofErr w:type="spellStart"/>
      <w:r w:rsidRPr="0074666E">
        <w:rPr>
          <w:lang w:val="en-US"/>
        </w:rPr>
        <w:t>Demitrov</w:t>
      </w:r>
      <w:proofErr w:type="spellEnd"/>
      <w:r w:rsidRPr="0074666E">
        <w:rPr>
          <w:lang w:val="en-US"/>
        </w:rPr>
        <w:t xml:space="preserve"> et al (2016); Phelps (2017)</w:t>
      </w:r>
    </w:p>
    <w:p w14:paraId="73DDA64F" w14:textId="77777777" w:rsidR="00FC425E" w:rsidRPr="00E84907" w:rsidRDefault="00FC425E" w:rsidP="004B733C">
      <w:pPr>
        <w:rPr>
          <w:color w:val="000000" w:themeColor="text1"/>
        </w:rPr>
      </w:pPr>
    </w:p>
    <w:p w14:paraId="78821E38" w14:textId="4BFB0F94" w:rsidR="0047321B" w:rsidRPr="00B1202B" w:rsidRDefault="0047321B" w:rsidP="004B733C">
      <w:pPr>
        <w:rPr>
          <w:b/>
          <w:color w:val="000000" w:themeColor="text1"/>
        </w:rPr>
      </w:pPr>
      <w:r w:rsidRPr="00E84907">
        <w:rPr>
          <w:b/>
          <w:color w:val="000000" w:themeColor="text1"/>
        </w:rPr>
        <w:t>References</w:t>
      </w:r>
    </w:p>
    <w:p w14:paraId="329922BD" w14:textId="4729C771" w:rsidR="00FB0913" w:rsidRPr="00E84907" w:rsidRDefault="00FB0913" w:rsidP="005962FE">
      <w:pPr>
        <w:pStyle w:val="NormalWeb"/>
        <w:spacing w:before="60" w:beforeAutospacing="0" w:after="60" w:afterAutospacing="0"/>
        <w:rPr>
          <w:color w:val="000000" w:themeColor="text1"/>
        </w:rPr>
      </w:pPr>
      <w:proofErr w:type="spellStart"/>
      <w:r>
        <w:rPr>
          <w:color w:val="000000" w:themeColor="text1"/>
        </w:rPr>
        <w:t>Alabas</w:t>
      </w:r>
      <w:proofErr w:type="spellEnd"/>
      <w:r>
        <w:rPr>
          <w:color w:val="000000" w:themeColor="text1"/>
        </w:rPr>
        <w:t xml:space="preserve">, C. </w:t>
      </w:r>
      <w:proofErr w:type="spellStart"/>
      <w:r>
        <w:rPr>
          <w:color w:val="000000" w:themeColor="text1"/>
        </w:rPr>
        <w:t>Altiparmak</w:t>
      </w:r>
      <w:proofErr w:type="spellEnd"/>
      <w:r>
        <w:rPr>
          <w:color w:val="000000" w:themeColor="text1"/>
        </w:rPr>
        <w:t xml:space="preserve">, F., &amp; </w:t>
      </w:r>
      <w:proofErr w:type="spellStart"/>
      <w:r>
        <w:rPr>
          <w:color w:val="000000" w:themeColor="text1"/>
        </w:rPr>
        <w:t>Dengiz</w:t>
      </w:r>
      <w:proofErr w:type="spellEnd"/>
      <w:r>
        <w:rPr>
          <w:color w:val="000000" w:themeColor="text1"/>
        </w:rPr>
        <w:t xml:space="preserve">, B. (2002). A comparison of the performance of artificial intelligence techniques for optimizing the number of </w:t>
      </w:r>
      <w:proofErr w:type="spellStart"/>
      <w:r>
        <w:rPr>
          <w:color w:val="000000" w:themeColor="text1"/>
        </w:rPr>
        <w:t>kanbans</w:t>
      </w:r>
      <w:proofErr w:type="spellEnd"/>
      <w:r>
        <w:rPr>
          <w:color w:val="000000" w:themeColor="text1"/>
        </w:rPr>
        <w:t xml:space="preserve">. </w:t>
      </w:r>
      <w:r w:rsidRPr="00E84907">
        <w:rPr>
          <w:i/>
          <w:color w:val="000000" w:themeColor="text1"/>
        </w:rPr>
        <w:t>Journal of the Operational Research Society</w:t>
      </w:r>
      <w:r w:rsidRPr="00E84907">
        <w:rPr>
          <w:color w:val="000000" w:themeColor="text1"/>
        </w:rPr>
        <w:t xml:space="preserve">, </w:t>
      </w:r>
      <w:r w:rsidRPr="00E84907">
        <w:rPr>
          <w:i/>
          <w:color w:val="000000" w:themeColor="text1"/>
        </w:rPr>
        <w:t>5</w:t>
      </w:r>
      <w:r>
        <w:rPr>
          <w:i/>
          <w:color w:val="000000" w:themeColor="text1"/>
        </w:rPr>
        <w:t>3</w:t>
      </w:r>
      <w:r>
        <w:rPr>
          <w:color w:val="000000" w:themeColor="text1"/>
        </w:rPr>
        <w:t>(8</w:t>
      </w:r>
      <w:r w:rsidRPr="00E84907">
        <w:rPr>
          <w:color w:val="000000" w:themeColor="text1"/>
        </w:rPr>
        <w:t xml:space="preserve">), </w:t>
      </w:r>
      <w:r>
        <w:rPr>
          <w:color w:val="000000" w:themeColor="text1"/>
        </w:rPr>
        <w:t>907</w:t>
      </w:r>
      <w:r w:rsidRPr="00E84907">
        <w:rPr>
          <w:color w:val="000000" w:themeColor="text1"/>
        </w:rPr>
        <w:t>-</w:t>
      </w:r>
      <w:r>
        <w:rPr>
          <w:color w:val="000000" w:themeColor="text1"/>
        </w:rPr>
        <w:t>915</w:t>
      </w:r>
      <w:r w:rsidRPr="00E84907">
        <w:rPr>
          <w:color w:val="000000" w:themeColor="text1"/>
        </w:rPr>
        <w:t>.</w:t>
      </w:r>
    </w:p>
    <w:p w14:paraId="092B5C69" w14:textId="78893871" w:rsidR="00B52567" w:rsidRDefault="00B52567" w:rsidP="005962FE">
      <w:pPr>
        <w:pStyle w:val="NormalWeb"/>
        <w:spacing w:before="60" w:beforeAutospacing="0" w:after="60" w:afterAutospacing="0"/>
        <w:rPr>
          <w:color w:val="000000" w:themeColor="text1"/>
        </w:rPr>
      </w:pPr>
      <w:proofErr w:type="spellStart"/>
      <w:r>
        <w:rPr>
          <w:color w:val="000000" w:themeColor="text1"/>
        </w:rPr>
        <w:t>Baesens</w:t>
      </w:r>
      <w:proofErr w:type="spellEnd"/>
      <w:r>
        <w:rPr>
          <w:color w:val="000000" w:themeColor="text1"/>
        </w:rPr>
        <w:t xml:space="preserve">, B., </w:t>
      </w:r>
      <w:proofErr w:type="spellStart"/>
      <w:r>
        <w:rPr>
          <w:color w:val="000000" w:themeColor="text1"/>
        </w:rPr>
        <w:t>Mues</w:t>
      </w:r>
      <w:proofErr w:type="spellEnd"/>
      <w:r>
        <w:rPr>
          <w:color w:val="000000" w:themeColor="text1"/>
        </w:rPr>
        <w:t xml:space="preserve">, C., Martens, D., &amp; </w:t>
      </w:r>
      <w:proofErr w:type="spellStart"/>
      <w:r>
        <w:rPr>
          <w:color w:val="000000" w:themeColor="text1"/>
        </w:rPr>
        <w:t>Vanthienen</w:t>
      </w:r>
      <w:proofErr w:type="spellEnd"/>
      <w:r>
        <w:rPr>
          <w:color w:val="000000" w:themeColor="text1"/>
        </w:rPr>
        <w:t xml:space="preserve">, J. (2009). 50 years of data mining and OR: upcoming trends and challenges. </w:t>
      </w:r>
      <w:r w:rsidRPr="00E84907">
        <w:rPr>
          <w:i/>
          <w:color w:val="000000" w:themeColor="text1"/>
        </w:rPr>
        <w:t>Journal of the Operational Research Society</w:t>
      </w:r>
      <w:r w:rsidRPr="00E84907">
        <w:rPr>
          <w:color w:val="000000" w:themeColor="text1"/>
        </w:rPr>
        <w:t xml:space="preserve">, </w:t>
      </w:r>
      <w:r>
        <w:rPr>
          <w:i/>
          <w:color w:val="000000" w:themeColor="text1"/>
        </w:rPr>
        <w:t>60</w:t>
      </w:r>
      <w:r>
        <w:rPr>
          <w:color w:val="000000" w:themeColor="text1"/>
        </w:rPr>
        <w:t>(Supplement 1), S16-S23</w:t>
      </w:r>
      <w:r w:rsidRPr="00E84907">
        <w:rPr>
          <w:color w:val="000000" w:themeColor="text1"/>
        </w:rPr>
        <w:t>.</w:t>
      </w:r>
    </w:p>
    <w:p w14:paraId="753D545A" w14:textId="41BA61F3" w:rsidR="00A10246" w:rsidRDefault="00A10246" w:rsidP="005962FE">
      <w:pPr>
        <w:pStyle w:val="NormalWeb"/>
        <w:spacing w:before="60" w:beforeAutospacing="0" w:after="60" w:afterAutospacing="0"/>
        <w:rPr>
          <w:color w:val="000000" w:themeColor="text1"/>
        </w:rPr>
      </w:pPr>
      <w:proofErr w:type="spellStart"/>
      <w:r>
        <w:rPr>
          <w:color w:val="000000" w:themeColor="text1"/>
        </w:rPr>
        <w:t>Balci</w:t>
      </w:r>
      <w:proofErr w:type="spellEnd"/>
      <w:r>
        <w:rPr>
          <w:color w:val="000000" w:themeColor="text1"/>
        </w:rPr>
        <w:t xml:space="preserve">, O., &amp; </w:t>
      </w:r>
      <w:proofErr w:type="spellStart"/>
      <w:r>
        <w:rPr>
          <w:color w:val="000000" w:themeColor="text1"/>
        </w:rPr>
        <w:t>Nauce</w:t>
      </w:r>
      <w:proofErr w:type="spellEnd"/>
      <w:r>
        <w:rPr>
          <w:color w:val="000000" w:themeColor="text1"/>
        </w:rPr>
        <w:t xml:space="preserve">, R.E. (1987). </w:t>
      </w:r>
      <w:r w:rsidR="00454C55">
        <w:rPr>
          <w:color w:val="000000" w:themeColor="text1"/>
        </w:rPr>
        <w:t xml:space="preserve">Simulation model development environments: a research prototype. </w:t>
      </w:r>
      <w:r w:rsidR="00454C55" w:rsidRPr="00E84907">
        <w:rPr>
          <w:i/>
          <w:color w:val="000000" w:themeColor="text1"/>
        </w:rPr>
        <w:t>Journal of the Operational Research Society</w:t>
      </w:r>
      <w:r w:rsidR="00454C55" w:rsidRPr="00E84907">
        <w:rPr>
          <w:color w:val="000000" w:themeColor="text1"/>
        </w:rPr>
        <w:t xml:space="preserve">, </w:t>
      </w:r>
      <w:r w:rsidR="00454C55">
        <w:rPr>
          <w:i/>
          <w:color w:val="000000" w:themeColor="text1"/>
        </w:rPr>
        <w:t>38</w:t>
      </w:r>
      <w:r w:rsidR="00454C55">
        <w:rPr>
          <w:color w:val="000000" w:themeColor="text1"/>
        </w:rPr>
        <w:t>(8</w:t>
      </w:r>
      <w:r w:rsidR="00454C55" w:rsidRPr="00E84907">
        <w:rPr>
          <w:color w:val="000000" w:themeColor="text1"/>
        </w:rPr>
        <w:t xml:space="preserve">), </w:t>
      </w:r>
      <w:r w:rsidR="00454C55">
        <w:rPr>
          <w:color w:val="000000" w:themeColor="text1"/>
        </w:rPr>
        <w:t>753</w:t>
      </w:r>
      <w:r w:rsidR="00454C55" w:rsidRPr="00E84907">
        <w:rPr>
          <w:color w:val="000000" w:themeColor="text1"/>
        </w:rPr>
        <w:t>-</w:t>
      </w:r>
      <w:r w:rsidR="00454C55">
        <w:rPr>
          <w:color w:val="000000" w:themeColor="text1"/>
        </w:rPr>
        <w:t>763</w:t>
      </w:r>
      <w:r w:rsidR="00454C55" w:rsidRPr="00E84907">
        <w:rPr>
          <w:color w:val="000000" w:themeColor="text1"/>
        </w:rPr>
        <w:t>.</w:t>
      </w:r>
    </w:p>
    <w:p w14:paraId="30ADE006" w14:textId="3C0CFEF8" w:rsidR="006524A9" w:rsidRPr="00E84907" w:rsidRDefault="006524A9" w:rsidP="005962FE">
      <w:pPr>
        <w:pStyle w:val="NormalWeb"/>
        <w:spacing w:before="60" w:beforeAutospacing="0" w:after="60" w:afterAutospacing="0"/>
        <w:rPr>
          <w:color w:val="000000" w:themeColor="text1"/>
        </w:rPr>
      </w:pPr>
      <w:proofErr w:type="spellStart"/>
      <w:r>
        <w:rPr>
          <w:color w:val="000000" w:themeColor="text1"/>
        </w:rPr>
        <w:t>Balestra</w:t>
      </w:r>
      <w:proofErr w:type="spellEnd"/>
      <w:r>
        <w:rPr>
          <w:color w:val="000000" w:themeColor="text1"/>
        </w:rPr>
        <w:t xml:space="preserve">, G., &amp; </w:t>
      </w:r>
      <w:proofErr w:type="spellStart"/>
      <w:r>
        <w:rPr>
          <w:color w:val="000000" w:themeColor="text1"/>
        </w:rPr>
        <w:t>Tsoukias</w:t>
      </w:r>
      <w:proofErr w:type="spellEnd"/>
      <w:r>
        <w:rPr>
          <w:color w:val="000000" w:themeColor="text1"/>
        </w:rPr>
        <w:t xml:space="preserve">, A., (1990). </w:t>
      </w:r>
      <w:proofErr w:type="spellStart"/>
      <w:r>
        <w:rPr>
          <w:color w:val="000000" w:themeColor="text1"/>
        </w:rPr>
        <w:t>Multicriteria</w:t>
      </w:r>
      <w:proofErr w:type="spellEnd"/>
      <w:r>
        <w:rPr>
          <w:color w:val="000000" w:themeColor="text1"/>
        </w:rPr>
        <w:t xml:space="preserve"> analysis by artificial intelligence techniques. </w:t>
      </w:r>
      <w:r w:rsidRPr="00E84907">
        <w:rPr>
          <w:i/>
          <w:color w:val="000000" w:themeColor="text1"/>
        </w:rPr>
        <w:t>Journal of the Operational Research Society</w:t>
      </w:r>
      <w:r w:rsidRPr="00E84907">
        <w:rPr>
          <w:color w:val="000000" w:themeColor="text1"/>
        </w:rPr>
        <w:t xml:space="preserve">, </w:t>
      </w:r>
      <w:r>
        <w:rPr>
          <w:i/>
          <w:color w:val="000000" w:themeColor="text1"/>
        </w:rPr>
        <w:t>41</w:t>
      </w:r>
      <w:r>
        <w:rPr>
          <w:color w:val="000000" w:themeColor="text1"/>
        </w:rPr>
        <w:t>(5</w:t>
      </w:r>
      <w:r w:rsidRPr="00E84907">
        <w:rPr>
          <w:color w:val="000000" w:themeColor="text1"/>
        </w:rPr>
        <w:t>),</w:t>
      </w:r>
      <w:r>
        <w:rPr>
          <w:color w:val="000000" w:themeColor="text1"/>
        </w:rPr>
        <w:t xml:space="preserve"> 419-430</w:t>
      </w:r>
      <w:r w:rsidRPr="00E84907">
        <w:rPr>
          <w:color w:val="000000" w:themeColor="text1"/>
        </w:rPr>
        <w:t>.</w:t>
      </w:r>
    </w:p>
    <w:p w14:paraId="1C1C2549" w14:textId="08E66DD5" w:rsidR="006524A9" w:rsidRDefault="005B250A" w:rsidP="005962FE">
      <w:pPr>
        <w:pStyle w:val="NormalWeb"/>
        <w:spacing w:before="60" w:beforeAutospacing="0" w:after="60" w:afterAutospacing="0"/>
        <w:rPr>
          <w:color w:val="000000" w:themeColor="text1"/>
        </w:rPr>
      </w:pPr>
      <w:proofErr w:type="spellStart"/>
      <w:r>
        <w:rPr>
          <w:color w:val="000000" w:themeColor="text1"/>
        </w:rPr>
        <w:t>Balmer</w:t>
      </w:r>
      <w:proofErr w:type="spellEnd"/>
      <w:r>
        <w:rPr>
          <w:color w:val="000000" w:themeColor="text1"/>
        </w:rPr>
        <w:t xml:space="preserve">, D.W., &amp; Paul, R.J. (1986). CASM- the right environment for simulation. </w:t>
      </w:r>
      <w:r w:rsidRPr="00E84907">
        <w:rPr>
          <w:i/>
          <w:color w:val="000000" w:themeColor="text1"/>
        </w:rPr>
        <w:t>Journal of the Operational Research Society</w:t>
      </w:r>
      <w:r w:rsidRPr="00E84907">
        <w:rPr>
          <w:color w:val="000000" w:themeColor="text1"/>
        </w:rPr>
        <w:t xml:space="preserve">, </w:t>
      </w:r>
      <w:r>
        <w:rPr>
          <w:i/>
          <w:color w:val="000000" w:themeColor="text1"/>
        </w:rPr>
        <w:t>37</w:t>
      </w:r>
      <w:r>
        <w:rPr>
          <w:color w:val="000000" w:themeColor="text1"/>
        </w:rPr>
        <w:t>(5</w:t>
      </w:r>
      <w:r w:rsidRPr="00E84907">
        <w:rPr>
          <w:color w:val="000000" w:themeColor="text1"/>
        </w:rPr>
        <w:t xml:space="preserve">), </w:t>
      </w:r>
      <w:r>
        <w:rPr>
          <w:color w:val="000000" w:themeColor="text1"/>
        </w:rPr>
        <w:t>443</w:t>
      </w:r>
      <w:r w:rsidRPr="00E84907">
        <w:rPr>
          <w:color w:val="000000" w:themeColor="text1"/>
        </w:rPr>
        <w:t>-</w:t>
      </w:r>
      <w:r>
        <w:rPr>
          <w:color w:val="000000" w:themeColor="text1"/>
        </w:rPr>
        <w:t>452.</w:t>
      </w:r>
    </w:p>
    <w:p w14:paraId="66960A17" w14:textId="008CE4CF" w:rsidR="0006001C" w:rsidRDefault="0006001C" w:rsidP="005962FE">
      <w:pPr>
        <w:pStyle w:val="NormalWeb"/>
        <w:spacing w:before="60" w:beforeAutospacing="0" w:after="60" w:afterAutospacing="0"/>
        <w:rPr>
          <w:color w:val="000000" w:themeColor="text1"/>
        </w:rPr>
      </w:pPr>
      <w:r>
        <w:rPr>
          <w:color w:val="000000" w:themeColor="text1"/>
        </w:rPr>
        <w:t xml:space="preserve">Baron, S., &amp; Lock, A. (1995). The challenges of scanner data. </w:t>
      </w:r>
      <w:r w:rsidRPr="00E84907">
        <w:rPr>
          <w:i/>
          <w:color w:val="000000" w:themeColor="text1"/>
        </w:rPr>
        <w:t>Journal of the Operational Research Society</w:t>
      </w:r>
      <w:r w:rsidRPr="00E84907">
        <w:rPr>
          <w:color w:val="000000" w:themeColor="text1"/>
        </w:rPr>
        <w:t xml:space="preserve">, </w:t>
      </w:r>
      <w:r>
        <w:rPr>
          <w:i/>
          <w:color w:val="000000" w:themeColor="text1"/>
        </w:rPr>
        <w:t>4</w:t>
      </w:r>
      <w:r w:rsidRPr="00E84907">
        <w:rPr>
          <w:i/>
          <w:color w:val="000000" w:themeColor="text1"/>
        </w:rPr>
        <w:t>6</w:t>
      </w:r>
      <w:r>
        <w:rPr>
          <w:color w:val="000000" w:themeColor="text1"/>
        </w:rPr>
        <w:t>(1</w:t>
      </w:r>
      <w:r w:rsidRPr="00E84907">
        <w:rPr>
          <w:color w:val="000000" w:themeColor="text1"/>
        </w:rPr>
        <w:t xml:space="preserve">), </w:t>
      </w:r>
      <w:r>
        <w:rPr>
          <w:color w:val="000000" w:themeColor="text1"/>
        </w:rPr>
        <w:t>50</w:t>
      </w:r>
      <w:r w:rsidRPr="00E84907">
        <w:rPr>
          <w:color w:val="000000" w:themeColor="text1"/>
        </w:rPr>
        <w:t>-</w:t>
      </w:r>
      <w:r>
        <w:rPr>
          <w:color w:val="000000" w:themeColor="text1"/>
        </w:rPr>
        <w:t>61</w:t>
      </w:r>
      <w:r w:rsidRPr="00E84907">
        <w:rPr>
          <w:color w:val="000000" w:themeColor="text1"/>
        </w:rPr>
        <w:t>.</w:t>
      </w:r>
    </w:p>
    <w:p w14:paraId="20BA1CAE" w14:textId="7F6DDAA9" w:rsidR="00A34024" w:rsidRDefault="00A34024" w:rsidP="005962FE">
      <w:pPr>
        <w:pStyle w:val="NormalWeb"/>
        <w:spacing w:before="60" w:beforeAutospacing="0" w:after="60" w:afterAutospacing="0"/>
        <w:rPr>
          <w:color w:val="000000" w:themeColor="text1"/>
        </w:rPr>
      </w:pPr>
      <w:r>
        <w:rPr>
          <w:color w:val="000000" w:themeColor="text1"/>
        </w:rPr>
        <w:t xml:space="preserve">Barton, A., (1987). Experiences in expert systems. </w:t>
      </w:r>
      <w:r w:rsidRPr="00E84907">
        <w:rPr>
          <w:i/>
          <w:color w:val="000000" w:themeColor="text1"/>
        </w:rPr>
        <w:t>Journal of the Operational Research Society</w:t>
      </w:r>
      <w:r w:rsidRPr="00E84907">
        <w:rPr>
          <w:color w:val="000000" w:themeColor="text1"/>
        </w:rPr>
        <w:t xml:space="preserve">, </w:t>
      </w:r>
      <w:r>
        <w:rPr>
          <w:i/>
          <w:color w:val="000000" w:themeColor="text1"/>
        </w:rPr>
        <w:t>38</w:t>
      </w:r>
      <w:r>
        <w:rPr>
          <w:color w:val="000000" w:themeColor="text1"/>
        </w:rPr>
        <w:t>(10</w:t>
      </w:r>
      <w:r w:rsidRPr="00E84907">
        <w:rPr>
          <w:color w:val="000000" w:themeColor="text1"/>
        </w:rPr>
        <w:t>),</w:t>
      </w:r>
      <w:r>
        <w:rPr>
          <w:color w:val="000000" w:themeColor="text1"/>
        </w:rPr>
        <w:t xml:space="preserve"> 965-974</w:t>
      </w:r>
      <w:r w:rsidRPr="00E84907">
        <w:rPr>
          <w:color w:val="000000" w:themeColor="text1"/>
        </w:rPr>
        <w:t>.</w:t>
      </w:r>
    </w:p>
    <w:p w14:paraId="177DB840" w14:textId="347F083C" w:rsidR="00FD7FF1" w:rsidRDefault="00FD7FF1" w:rsidP="005962FE">
      <w:pPr>
        <w:pStyle w:val="NormalWeb"/>
        <w:spacing w:before="60" w:beforeAutospacing="0" w:after="60" w:afterAutospacing="0"/>
        <w:rPr>
          <w:color w:val="000000" w:themeColor="text1"/>
        </w:rPr>
      </w:pPr>
      <w:proofErr w:type="spellStart"/>
      <w:r>
        <w:rPr>
          <w:color w:val="000000" w:themeColor="text1"/>
        </w:rPr>
        <w:t>Beddoe</w:t>
      </w:r>
      <w:proofErr w:type="spellEnd"/>
      <w:r>
        <w:rPr>
          <w:color w:val="000000" w:themeColor="text1"/>
        </w:rPr>
        <w:t xml:space="preserve">, G., &amp; </w:t>
      </w:r>
      <w:proofErr w:type="spellStart"/>
      <w:r>
        <w:rPr>
          <w:color w:val="000000" w:themeColor="text1"/>
        </w:rPr>
        <w:t>Petrovic</w:t>
      </w:r>
      <w:proofErr w:type="spellEnd"/>
      <w:r>
        <w:rPr>
          <w:color w:val="000000" w:themeColor="text1"/>
        </w:rPr>
        <w:t xml:space="preserve">, S. (2007). Enhancing case-based reasoning for personnel rostering with selected </w:t>
      </w:r>
      <w:proofErr w:type="spellStart"/>
      <w:r>
        <w:rPr>
          <w:color w:val="000000" w:themeColor="text1"/>
        </w:rPr>
        <w:t>tabu</w:t>
      </w:r>
      <w:proofErr w:type="spellEnd"/>
      <w:r>
        <w:rPr>
          <w:color w:val="000000" w:themeColor="text1"/>
        </w:rPr>
        <w:t xml:space="preserve"> research. </w:t>
      </w:r>
      <w:r w:rsidRPr="00E84907">
        <w:rPr>
          <w:i/>
          <w:color w:val="000000" w:themeColor="text1"/>
        </w:rPr>
        <w:t>Journal of the Operational Research Society</w:t>
      </w:r>
      <w:r w:rsidRPr="00E84907">
        <w:rPr>
          <w:color w:val="000000" w:themeColor="text1"/>
        </w:rPr>
        <w:t xml:space="preserve">, </w:t>
      </w:r>
      <w:r>
        <w:rPr>
          <w:i/>
          <w:color w:val="000000" w:themeColor="text1"/>
        </w:rPr>
        <w:t>58</w:t>
      </w:r>
      <w:r>
        <w:rPr>
          <w:color w:val="000000" w:themeColor="text1"/>
        </w:rPr>
        <w:t>(12</w:t>
      </w:r>
      <w:r w:rsidRPr="00E84907">
        <w:rPr>
          <w:color w:val="000000" w:themeColor="text1"/>
        </w:rPr>
        <w:t>),</w:t>
      </w:r>
      <w:r>
        <w:rPr>
          <w:color w:val="000000" w:themeColor="text1"/>
        </w:rPr>
        <w:t xml:space="preserve"> 1586-1598</w:t>
      </w:r>
      <w:r w:rsidRPr="00E84907">
        <w:rPr>
          <w:color w:val="000000" w:themeColor="text1"/>
        </w:rPr>
        <w:t>.</w:t>
      </w:r>
    </w:p>
    <w:p w14:paraId="50645FC8" w14:textId="535158EF" w:rsidR="00B524CD" w:rsidRDefault="00B524CD" w:rsidP="005962FE">
      <w:pPr>
        <w:pStyle w:val="NormalWeb"/>
        <w:spacing w:before="60" w:beforeAutospacing="0" w:after="60" w:afterAutospacing="0"/>
        <w:rPr>
          <w:color w:val="000000" w:themeColor="text1"/>
        </w:rPr>
      </w:pPr>
      <w:proofErr w:type="spellStart"/>
      <w:r>
        <w:rPr>
          <w:color w:val="000000" w:themeColor="text1"/>
        </w:rPr>
        <w:t>Beligiannis</w:t>
      </w:r>
      <w:proofErr w:type="spellEnd"/>
      <w:r>
        <w:rPr>
          <w:color w:val="000000" w:themeColor="text1"/>
        </w:rPr>
        <w:t xml:space="preserve">, G.N., </w:t>
      </w:r>
      <w:proofErr w:type="spellStart"/>
      <w:r>
        <w:rPr>
          <w:color w:val="000000" w:themeColor="text1"/>
        </w:rPr>
        <w:t>Moschopoulos</w:t>
      </w:r>
      <w:proofErr w:type="spellEnd"/>
      <w:r>
        <w:rPr>
          <w:color w:val="000000" w:themeColor="text1"/>
        </w:rPr>
        <w:t xml:space="preserve">, C., &amp; </w:t>
      </w:r>
      <w:proofErr w:type="spellStart"/>
      <w:r>
        <w:rPr>
          <w:color w:val="000000" w:themeColor="text1"/>
        </w:rPr>
        <w:t>Likothanassis</w:t>
      </w:r>
      <w:proofErr w:type="spellEnd"/>
      <w:r>
        <w:rPr>
          <w:color w:val="000000" w:themeColor="text1"/>
        </w:rPr>
        <w:t>, S.D. (</w:t>
      </w:r>
      <w:r w:rsidR="00A3196F">
        <w:rPr>
          <w:color w:val="000000" w:themeColor="text1"/>
        </w:rPr>
        <w:t xml:space="preserve">2009) A genetic programming approach to school timetabling. </w:t>
      </w:r>
      <w:r w:rsidR="00A3196F" w:rsidRPr="00E84907">
        <w:rPr>
          <w:i/>
          <w:color w:val="000000" w:themeColor="text1"/>
        </w:rPr>
        <w:t>Journal of the Operational Research Society</w:t>
      </w:r>
      <w:r w:rsidR="00A3196F" w:rsidRPr="00E84907">
        <w:rPr>
          <w:color w:val="000000" w:themeColor="text1"/>
        </w:rPr>
        <w:t xml:space="preserve">, </w:t>
      </w:r>
      <w:r w:rsidR="00A3196F">
        <w:rPr>
          <w:i/>
          <w:color w:val="000000" w:themeColor="text1"/>
        </w:rPr>
        <w:t xml:space="preserve">60 </w:t>
      </w:r>
      <w:r w:rsidR="00A3196F">
        <w:rPr>
          <w:color w:val="000000" w:themeColor="text1"/>
        </w:rPr>
        <w:t>(1</w:t>
      </w:r>
      <w:r w:rsidR="00A3196F" w:rsidRPr="00E84907">
        <w:rPr>
          <w:color w:val="000000" w:themeColor="text1"/>
        </w:rPr>
        <w:t>),</w:t>
      </w:r>
      <w:r w:rsidR="00A3196F">
        <w:rPr>
          <w:color w:val="000000" w:themeColor="text1"/>
        </w:rPr>
        <w:t xml:space="preserve"> 23-42</w:t>
      </w:r>
      <w:r w:rsidR="00A3196F" w:rsidRPr="00E84907">
        <w:rPr>
          <w:color w:val="000000" w:themeColor="text1"/>
        </w:rPr>
        <w:t>.</w:t>
      </w:r>
    </w:p>
    <w:p w14:paraId="2C2396EE" w14:textId="32969D62" w:rsidR="005B250A" w:rsidRDefault="005B250A" w:rsidP="005962FE">
      <w:pPr>
        <w:pStyle w:val="NormalWeb"/>
        <w:spacing w:before="60" w:beforeAutospacing="0" w:after="60" w:afterAutospacing="0"/>
        <w:rPr>
          <w:color w:val="000000" w:themeColor="text1"/>
        </w:rPr>
      </w:pPr>
      <w:r>
        <w:rPr>
          <w:color w:val="000000" w:themeColor="text1"/>
        </w:rPr>
        <w:t xml:space="preserve">Bell, M.Z. (1985). Why expert systems fail. </w:t>
      </w:r>
      <w:r w:rsidRPr="00E84907">
        <w:rPr>
          <w:i/>
          <w:color w:val="000000" w:themeColor="text1"/>
        </w:rPr>
        <w:t>Journal of the Operational Research Society</w:t>
      </w:r>
      <w:r w:rsidRPr="00E84907">
        <w:rPr>
          <w:color w:val="000000" w:themeColor="text1"/>
        </w:rPr>
        <w:t xml:space="preserve">, </w:t>
      </w:r>
      <w:r>
        <w:rPr>
          <w:i/>
          <w:color w:val="000000" w:themeColor="text1"/>
        </w:rPr>
        <w:t>3</w:t>
      </w:r>
      <w:r w:rsidRPr="00E84907">
        <w:rPr>
          <w:i/>
          <w:color w:val="000000" w:themeColor="text1"/>
        </w:rPr>
        <w:t>6</w:t>
      </w:r>
      <w:r>
        <w:rPr>
          <w:color w:val="000000" w:themeColor="text1"/>
        </w:rPr>
        <w:t>(7</w:t>
      </w:r>
      <w:r w:rsidRPr="00E84907">
        <w:rPr>
          <w:color w:val="000000" w:themeColor="text1"/>
        </w:rPr>
        <w:t>),</w:t>
      </w:r>
      <w:r>
        <w:rPr>
          <w:color w:val="000000" w:themeColor="text1"/>
        </w:rPr>
        <w:t xml:space="preserve"> 443-452</w:t>
      </w:r>
      <w:r w:rsidRPr="00E84907">
        <w:rPr>
          <w:color w:val="000000" w:themeColor="text1"/>
        </w:rPr>
        <w:t>.</w:t>
      </w:r>
    </w:p>
    <w:p w14:paraId="31215621" w14:textId="5B076C5E" w:rsidR="00095DBF" w:rsidRDefault="00095DBF" w:rsidP="005962FE">
      <w:pPr>
        <w:pStyle w:val="NormalWeb"/>
        <w:spacing w:before="60" w:beforeAutospacing="0" w:after="60" w:afterAutospacing="0"/>
        <w:rPr>
          <w:color w:val="000000" w:themeColor="text1"/>
        </w:rPr>
      </w:pPr>
      <w:proofErr w:type="spellStart"/>
      <w:r>
        <w:rPr>
          <w:color w:val="000000" w:themeColor="text1"/>
        </w:rPr>
        <w:lastRenderedPageBreak/>
        <w:t>Bendett</w:t>
      </w:r>
      <w:proofErr w:type="spellEnd"/>
      <w:r>
        <w:rPr>
          <w:color w:val="000000" w:themeColor="text1"/>
        </w:rPr>
        <w:t xml:space="preserve">, S. (2018). In AI, Russia is hustling to catch up. </w:t>
      </w:r>
      <w:hyperlink r:id="rId7" w:history="1">
        <w:r w:rsidR="00725812" w:rsidRPr="002E0535">
          <w:rPr>
            <w:rStyle w:val="Hyperlink"/>
          </w:rPr>
          <w:t>https://www.defenseone.com/ideas/2018/04/russia-races-forward-ai-development/147178/</w:t>
        </w:r>
      </w:hyperlink>
      <w:r w:rsidR="00725812">
        <w:rPr>
          <w:color w:val="000000" w:themeColor="text1"/>
        </w:rPr>
        <w:t xml:space="preserve"> Accessed 10</w:t>
      </w:r>
      <w:r w:rsidR="00725812" w:rsidRPr="00725812">
        <w:rPr>
          <w:color w:val="000000" w:themeColor="text1"/>
          <w:vertAlign w:val="superscript"/>
        </w:rPr>
        <w:t>th</w:t>
      </w:r>
      <w:r w:rsidR="00725812">
        <w:rPr>
          <w:color w:val="000000" w:themeColor="text1"/>
        </w:rPr>
        <w:t xml:space="preserve"> May 2018.</w:t>
      </w:r>
    </w:p>
    <w:p w14:paraId="0381F5FF" w14:textId="051ED37B" w:rsidR="00335CFE" w:rsidRDefault="00335CFE" w:rsidP="005962FE">
      <w:pPr>
        <w:pStyle w:val="NormalWeb"/>
        <w:spacing w:before="60" w:beforeAutospacing="0" w:after="60" w:afterAutospacing="0"/>
        <w:rPr>
          <w:color w:val="000000" w:themeColor="text1"/>
        </w:rPr>
      </w:pPr>
      <w:proofErr w:type="spellStart"/>
      <w:r>
        <w:rPr>
          <w:color w:val="000000" w:themeColor="text1"/>
        </w:rPr>
        <w:t>Borenstein</w:t>
      </w:r>
      <w:proofErr w:type="spellEnd"/>
      <w:r>
        <w:rPr>
          <w:color w:val="000000" w:themeColor="text1"/>
        </w:rPr>
        <w:t xml:space="preserve">, D. (1998). IDSSFLEX: an intelligent DSS for the design and evaluation of flexible manufacturing systems. </w:t>
      </w:r>
      <w:r w:rsidRPr="00E84907">
        <w:rPr>
          <w:i/>
          <w:color w:val="000000" w:themeColor="text1"/>
        </w:rPr>
        <w:t>Journal of the Operational Research Society</w:t>
      </w:r>
      <w:r w:rsidRPr="00E84907">
        <w:rPr>
          <w:color w:val="000000" w:themeColor="text1"/>
        </w:rPr>
        <w:t xml:space="preserve">, </w:t>
      </w:r>
      <w:r>
        <w:rPr>
          <w:i/>
          <w:color w:val="000000" w:themeColor="text1"/>
        </w:rPr>
        <w:t>49</w:t>
      </w:r>
      <w:r>
        <w:rPr>
          <w:color w:val="000000" w:themeColor="text1"/>
        </w:rPr>
        <w:t>(7</w:t>
      </w:r>
      <w:r w:rsidRPr="00E84907">
        <w:rPr>
          <w:color w:val="000000" w:themeColor="text1"/>
        </w:rPr>
        <w:t xml:space="preserve">), </w:t>
      </w:r>
      <w:r>
        <w:rPr>
          <w:color w:val="000000" w:themeColor="text1"/>
        </w:rPr>
        <w:t>734-744</w:t>
      </w:r>
      <w:r w:rsidRPr="00E84907">
        <w:rPr>
          <w:color w:val="000000" w:themeColor="text1"/>
        </w:rPr>
        <w:t>.</w:t>
      </w:r>
    </w:p>
    <w:p w14:paraId="45C1E218" w14:textId="6F16DE9E" w:rsidR="00CE6395" w:rsidRDefault="00CE6395" w:rsidP="005962FE">
      <w:pPr>
        <w:spacing w:before="60" w:after="60"/>
        <w:rPr>
          <w:color w:val="000000" w:themeColor="text1"/>
        </w:rPr>
      </w:pPr>
      <w:proofErr w:type="spellStart"/>
      <w:r>
        <w:rPr>
          <w:color w:val="000000" w:themeColor="text1"/>
        </w:rPr>
        <w:t>Bostron</w:t>
      </w:r>
      <w:proofErr w:type="spellEnd"/>
      <w:r>
        <w:rPr>
          <w:color w:val="000000" w:themeColor="text1"/>
        </w:rPr>
        <w:t xml:space="preserve">, N. (2014). </w:t>
      </w:r>
      <w:r w:rsidRPr="00CE6395">
        <w:rPr>
          <w:i/>
          <w:color w:val="000000" w:themeColor="text1"/>
        </w:rPr>
        <w:t>Superintelligence: Paths, Dangers, Strategies</w:t>
      </w:r>
      <w:r>
        <w:rPr>
          <w:color w:val="000000" w:themeColor="text1"/>
        </w:rPr>
        <w:t>. Oxford: Oxford University Press.</w:t>
      </w:r>
    </w:p>
    <w:p w14:paraId="304D6A06" w14:textId="76F116B1" w:rsidR="00D375CC" w:rsidRPr="00E84907" w:rsidRDefault="00F5624E" w:rsidP="005962FE">
      <w:pPr>
        <w:spacing w:before="60" w:after="60"/>
        <w:rPr>
          <w:color w:val="000000" w:themeColor="text1"/>
        </w:rPr>
      </w:pPr>
      <w:r w:rsidRPr="00E84907">
        <w:rPr>
          <w:color w:val="000000" w:themeColor="text1"/>
        </w:rPr>
        <w:t xml:space="preserve">Brunner, J. (1969). </w:t>
      </w:r>
      <w:r w:rsidRPr="00E84907">
        <w:rPr>
          <w:i/>
          <w:color w:val="000000" w:themeColor="text1"/>
        </w:rPr>
        <w:t>Stand on Zanzibar</w:t>
      </w:r>
      <w:r w:rsidRPr="00E84907">
        <w:rPr>
          <w:color w:val="000000" w:themeColor="text1"/>
        </w:rPr>
        <w:t>. New York</w:t>
      </w:r>
      <w:r w:rsidR="00E84907" w:rsidRPr="00E84907">
        <w:rPr>
          <w:color w:val="000000" w:themeColor="text1"/>
        </w:rPr>
        <w:t>, NY</w:t>
      </w:r>
      <w:r w:rsidRPr="00E84907">
        <w:rPr>
          <w:color w:val="000000" w:themeColor="text1"/>
        </w:rPr>
        <w:t>: Doubleday.</w:t>
      </w:r>
    </w:p>
    <w:p w14:paraId="1BA366EE" w14:textId="7C70C285" w:rsidR="00C422FA" w:rsidRPr="004E2A32" w:rsidRDefault="004E2A32" w:rsidP="005962FE">
      <w:pPr>
        <w:pStyle w:val="NormalWeb"/>
        <w:spacing w:before="60" w:beforeAutospacing="0" w:after="60" w:afterAutospacing="0"/>
      </w:pPr>
      <w:r>
        <w:t xml:space="preserve">Burkard, R.E., </w:t>
      </w:r>
      <w:proofErr w:type="spellStart"/>
      <w:r>
        <w:t>Deineko</w:t>
      </w:r>
      <w:proofErr w:type="spellEnd"/>
      <w:r>
        <w:t>, V.</w:t>
      </w:r>
      <w:r w:rsidRPr="004E2A32">
        <w:t xml:space="preserve">G., </w:t>
      </w:r>
      <w:r>
        <w:t xml:space="preserve">Dal, van, R., Veen, van der, J.A.A., &amp; </w:t>
      </w:r>
      <w:proofErr w:type="spellStart"/>
      <w:r>
        <w:t>Woeginger</w:t>
      </w:r>
      <w:proofErr w:type="spellEnd"/>
      <w:r>
        <w:t>, G.</w:t>
      </w:r>
      <w:r w:rsidRPr="004E2A32">
        <w:t>J. (1998). Well-solvable special cases of</w:t>
      </w:r>
      <w:r>
        <w:t xml:space="preserve"> the Traveling Salesman Problem</w:t>
      </w:r>
      <w:r w:rsidRPr="004E2A32">
        <w:t xml:space="preserve">: a survey. </w:t>
      </w:r>
      <w:r w:rsidRPr="004E2A32">
        <w:rPr>
          <w:i/>
        </w:rPr>
        <w:t>SIAM Review</w:t>
      </w:r>
      <w:r w:rsidRPr="004E2A32">
        <w:t xml:space="preserve">, </w:t>
      </w:r>
      <w:r w:rsidRPr="00E613F4">
        <w:rPr>
          <w:i/>
        </w:rPr>
        <w:t>40</w:t>
      </w:r>
      <w:r w:rsidRPr="004E2A32">
        <w:t xml:space="preserve">(3), 496-546. </w:t>
      </w:r>
    </w:p>
    <w:p w14:paraId="48F3CAD0" w14:textId="7535AA48" w:rsidR="00915B78" w:rsidRDefault="00915B78" w:rsidP="005962FE">
      <w:pPr>
        <w:pStyle w:val="NormalWeb"/>
        <w:spacing w:before="60" w:beforeAutospacing="0" w:after="60" w:afterAutospacing="0"/>
        <w:rPr>
          <w:color w:val="000000" w:themeColor="text1"/>
        </w:rPr>
      </w:pPr>
      <w:r w:rsidRPr="004E2A32">
        <w:rPr>
          <w:color w:val="000000" w:themeColor="text1"/>
        </w:rPr>
        <w:t xml:space="preserve">Burke, E.K., </w:t>
      </w:r>
      <w:proofErr w:type="spellStart"/>
      <w:r w:rsidRPr="004E2A32">
        <w:rPr>
          <w:color w:val="000000" w:themeColor="text1"/>
        </w:rPr>
        <w:t>Gendreau</w:t>
      </w:r>
      <w:proofErr w:type="spellEnd"/>
      <w:r>
        <w:rPr>
          <w:color w:val="000000" w:themeColor="text1"/>
        </w:rPr>
        <w:t>, M., Hyde, M</w:t>
      </w:r>
      <w:r w:rsidR="00576B2A">
        <w:rPr>
          <w:color w:val="000000" w:themeColor="text1"/>
        </w:rPr>
        <w:t xml:space="preserve">., &amp; Kendall, G. (2013). Hyper-heuristics: a survey of the state of the art. </w:t>
      </w:r>
      <w:r w:rsidR="00576B2A" w:rsidRPr="00E84907">
        <w:rPr>
          <w:i/>
          <w:color w:val="000000" w:themeColor="text1"/>
        </w:rPr>
        <w:t>Journal of the Operational Research Society</w:t>
      </w:r>
      <w:r w:rsidR="00576B2A" w:rsidRPr="00E84907">
        <w:rPr>
          <w:color w:val="000000" w:themeColor="text1"/>
        </w:rPr>
        <w:t xml:space="preserve">, </w:t>
      </w:r>
      <w:r w:rsidR="00576B2A">
        <w:rPr>
          <w:i/>
          <w:color w:val="000000" w:themeColor="text1"/>
        </w:rPr>
        <w:t>64</w:t>
      </w:r>
      <w:r w:rsidR="00576B2A">
        <w:rPr>
          <w:color w:val="000000" w:themeColor="text1"/>
        </w:rPr>
        <w:t>(12</w:t>
      </w:r>
      <w:r w:rsidR="00576B2A" w:rsidRPr="00E84907">
        <w:rPr>
          <w:color w:val="000000" w:themeColor="text1"/>
        </w:rPr>
        <w:t>),</w:t>
      </w:r>
      <w:r w:rsidR="00576B2A">
        <w:rPr>
          <w:color w:val="000000" w:themeColor="text1"/>
        </w:rPr>
        <w:t xml:space="preserve"> 1695-1724</w:t>
      </w:r>
      <w:r w:rsidR="00576B2A" w:rsidRPr="00E84907">
        <w:rPr>
          <w:color w:val="000000" w:themeColor="text1"/>
        </w:rPr>
        <w:t>.</w:t>
      </w:r>
    </w:p>
    <w:p w14:paraId="3B3E6888" w14:textId="285727F7" w:rsidR="00392496" w:rsidRDefault="00392496" w:rsidP="005962FE">
      <w:pPr>
        <w:pStyle w:val="NormalWeb"/>
        <w:spacing w:before="60" w:beforeAutospacing="0" w:after="60" w:afterAutospacing="0"/>
        <w:rPr>
          <w:color w:val="000000" w:themeColor="text1"/>
        </w:rPr>
      </w:pPr>
      <w:r>
        <w:rPr>
          <w:color w:val="000000" w:themeColor="text1"/>
        </w:rPr>
        <w:t xml:space="preserve">Callahan, J.D., &amp; Sorensen, S.W. (1991). Rule induction for group decisions with statistical data. </w:t>
      </w:r>
      <w:r w:rsidRPr="00E84907">
        <w:rPr>
          <w:i/>
          <w:color w:val="000000" w:themeColor="text1"/>
        </w:rPr>
        <w:t>Journal of the Operational Research Society</w:t>
      </w:r>
      <w:r w:rsidRPr="00E84907">
        <w:rPr>
          <w:color w:val="000000" w:themeColor="text1"/>
        </w:rPr>
        <w:t xml:space="preserve">, </w:t>
      </w:r>
      <w:r>
        <w:rPr>
          <w:i/>
          <w:color w:val="000000" w:themeColor="text1"/>
        </w:rPr>
        <w:t>42</w:t>
      </w:r>
      <w:r>
        <w:rPr>
          <w:color w:val="000000" w:themeColor="text1"/>
        </w:rPr>
        <w:t>(3</w:t>
      </w:r>
      <w:r w:rsidRPr="00E84907">
        <w:rPr>
          <w:color w:val="000000" w:themeColor="text1"/>
        </w:rPr>
        <w:t>),</w:t>
      </w:r>
      <w:r>
        <w:rPr>
          <w:color w:val="000000" w:themeColor="text1"/>
        </w:rPr>
        <w:t xml:space="preserve"> 227</w:t>
      </w:r>
      <w:r w:rsidRPr="00E84907">
        <w:rPr>
          <w:color w:val="000000" w:themeColor="text1"/>
        </w:rPr>
        <w:t>-</w:t>
      </w:r>
      <w:r>
        <w:rPr>
          <w:color w:val="000000" w:themeColor="text1"/>
        </w:rPr>
        <w:t>234</w:t>
      </w:r>
      <w:r w:rsidRPr="00E84907">
        <w:rPr>
          <w:color w:val="000000" w:themeColor="text1"/>
        </w:rPr>
        <w:t>.</w:t>
      </w:r>
    </w:p>
    <w:p w14:paraId="02F3FBAA" w14:textId="6CC1F57E" w:rsidR="0089661E" w:rsidRPr="005962FE" w:rsidRDefault="0089661E" w:rsidP="005962FE">
      <w:pPr>
        <w:spacing w:before="60" w:after="60"/>
        <w:rPr>
          <w:rFonts w:eastAsia="Times New Roman"/>
          <w:color w:val="000000" w:themeColor="text1"/>
        </w:rPr>
      </w:pPr>
      <w:proofErr w:type="spellStart"/>
      <w:r w:rsidRPr="00DB2CE0">
        <w:rPr>
          <w:rFonts w:eastAsia="Times New Roman"/>
          <w:color w:val="000000" w:themeColor="text1"/>
          <w:shd w:val="clear" w:color="auto" w:fill="FFFFFF"/>
        </w:rPr>
        <w:t>Callon</w:t>
      </w:r>
      <w:proofErr w:type="spellEnd"/>
      <w:r w:rsidRPr="00DB2CE0">
        <w:rPr>
          <w:rFonts w:eastAsia="Times New Roman"/>
          <w:color w:val="000000" w:themeColor="text1"/>
          <w:shd w:val="clear" w:color="auto" w:fill="FFFFFF"/>
        </w:rPr>
        <w:t>, M. (</w:t>
      </w:r>
      <w:r w:rsidRPr="00DB2CE0">
        <w:rPr>
          <w:rStyle w:val="nlmyear"/>
          <w:rFonts w:eastAsia="Times New Roman"/>
          <w:color w:val="000000" w:themeColor="text1"/>
        </w:rPr>
        <w:t>1986</w:t>
      </w:r>
      <w:r w:rsidRPr="00DB2CE0">
        <w:rPr>
          <w:rFonts w:eastAsia="Times New Roman"/>
          <w:color w:val="000000" w:themeColor="text1"/>
          <w:shd w:val="clear" w:color="auto" w:fill="FFFFFF"/>
        </w:rPr>
        <w:t>).</w:t>
      </w:r>
      <w:r w:rsidRPr="00DB2CE0">
        <w:rPr>
          <w:rStyle w:val="apple-converted-space"/>
          <w:rFonts w:eastAsia="Times New Roman"/>
          <w:color w:val="000000" w:themeColor="text1"/>
          <w:shd w:val="clear" w:color="auto" w:fill="FFFFFF"/>
        </w:rPr>
        <w:t> </w:t>
      </w:r>
      <w:r w:rsidRPr="00DB2CE0">
        <w:rPr>
          <w:rStyle w:val="nlmarticle-title"/>
          <w:rFonts w:eastAsia="Times New Roman"/>
          <w:color w:val="000000" w:themeColor="text1"/>
        </w:rPr>
        <w:t>The Sociology of an Actor-Network</w:t>
      </w:r>
      <w:r w:rsidRPr="00DB2CE0">
        <w:rPr>
          <w:rFonts w:eastAsia="Times New Roman"/>
          <w:color w:val="000000" w:themeColor="text1"/>
          <w:shd w:val="clear" w:color="auto" w:fill="FFFFFF"/>
        </w:rPr>
        <w:t xml:space="preserve">. In: </w:t>
      </w:r>
      <w:proofErr w:type="spellStart"/>
      <w:r w:rsidRPr="00DB2CE0">
        <w:rPr>
          <w:rFonts w:eastAsia="Times New Roman"/>
          <w:color w:val="000000" w:themeColor="text1"/>
          <w:shd w:val="clear" w:color="auto" w:fill="FFFFFF"/>
        </w:rPr>
        <w:t>Callon</w:t>
      </w:r>
      <w:proofErr w:type="spellEnd"/>
      <w:r w:rsidRPr="00DB2CE0">
        <w:rPr>
          <w:rFonts w:eastAsia="Times New Roman"/>
          <w:color w:val="000000" w:themeColor="text1"/>
          <w:shd w:val="clear" w:color="auto" w:fill="FFFFFF"/>
        </w:rPr>
        <w:t xml:space="preserve">, M., Law, J., Rip, A. </w:t>
      </w:r>
      <w:r w:rsidRPr="00DB2CE0">
        <w:rPr>
          <w:rFonts w:eastAsia="Times New Roman"/>
          <w:i/>
          <w:color w:val="000000" w:themeColor="text1"/>
          <w:shd w:val="clear" w:color="auto" w:fill="FFFFFF"/>
        </w:rPr>
        <w:t>Mapping the Dynamics of Science and Technology</w:t>
      </w:r>
      <w:r w:rsidRPr="00DB2CE0">
        <w:rPr>
          <w:rFonts w:eastAsia="Times New Roman"/>
          <w:color w:val="000000" w:themeColor="text1"/>
          <w:shd w:val="clear" w:color="auto" w:fill="FFFFFF"/>
        </w:rPr>
        <w:t>.</w:t>
      </w:r>
      <w:r w:rsidRPr="00DB2CE0">
        <w:rPr>
          <w:rStyle w:val="apple-converted-space"/>
          <w:rFonts w:eastAsia="Times New Roman"/>
          <w:color w:val="000000" w:themeColor="text1"/>
          <w:shd w:val="clear" w:color="auto" w:fill="FFFFFF"/>
        </w:rPr>
        <w:t> </w:t>
      </w:r>
      <w:r w:rsidRPr="00DB2CE0">
        <w:rPr>
          <w:rStyle w:val="nlmpublisher-loc"/>
          <w:rFonts w:eastAsia="Times New Roman"/>
          <w:color w:val="000000" w:themeColor="text1"/>
        </w:rPr>
        <w:t>London</w:t>
      </w:r>
      <w:r w:rsidRPr="00DB2CE0">
        <w:rPr>
          <w:rFonts w:eastAsia="Times New Roman"/>
          <w:color w:val="000000" w:themeColor="text1"/>
          <w:shd w:val="clear" w:color="auto" w:fill="FFFFFF"/>
        </w:rPr>
        <w:t>:</w:t>
      </w:r>
      <w:r w:rsidRPr="00DB2CE0">
        <w:rPr>
          <w:rStyle w:val="apple-converted-space"/>
          <w:rFonts w:eastAsia="Times New Roman"/>
          <w:color w:val="000000" w:themeColor="text1"/>
          <w:shd w:val="clear" w:color="auto" w:fill="FFFFFF"/>
        </w:rPr>
        <w:t> </w:t>
      </w:r>
      <w:r w:rsidRPr="00DB2CE0">
        <w:rPr>
          <w:rStyle w:val="nlmpublisher-name"/>
          <w:rFonts w:eastAsia="Times New Roman"/>
          <w:color w:val="000000" w:themeColor="text1"/>
        </w:rPr>
        <w:t>Macmillan</w:t>
      </w:r>
      <w:r w:rsidRPr="00DB2CE0">
        <w:rPr>
          <w:rFonts w:eastAsia="Times New Roman"/>
          <w:color w:val="000000" w:themeColor="text1"/>
          <w:shd w:val="clear" w:color="auto" w:fill="FFFFFF"/>
        </w:rPr>
        <w:t>.</w:t>
      </w:r>
    </w:p>
    <w:p w14:paraId="07F4FEE9" w14:textId="67F3E5D3" w:rsidR="00105E9B" w:rsidRDefault="00CE6395" w:rsidP="005962FE">
      <w:pPr>
        <w:spacing w:before="60" w:after="60"/>
        <w:rPr>
          <w:color w:val="000000" w:themeColor="text1"/>
        </w:rPr>
      </w:pPr>
      <w:r>
        <w:rPr>
          <w:color w:val="000000" w:themeColor="text1"/>
        </w:rPr>
        <w:t>Chace, C. (2015).</w:t>
      </w:r>
      <w:r w:rsidR="00105E9B">
        <w:rPr>
          <w:color w:val="000000" w:themeColor="text1"/>
        </w:rPr>
        <w:t xml:space="preserve"> </w:t>
      </w:r>
      <w:r w:rsidR="004419EB" w:rsidRPr="00CE6395">
        <w:rPr>
          <w:i/>
          <w:color w:val="000000" w:themeColor="text1"/>
        </w:rPr>
        <w:t>Surviving AI: The promise and peril of artificial intelligence</w:t>
      </w:r>
      <w:r w:rsidR="004419EB">
        <w:rPr>
          <w:color w:val="000000" w:themeColor="text1"/>
        </w:rPr>
        <w:t xml:space="preserve">. Bradford: </w:t>
      </w:r>
      <w:r w:rsidR="00105E9B">
        <w:rPr>
          <w:color w:val="000000" w:themeColor="text1"/>
        </w:rPr>
        <w:t>Three Cs.</w:t>
      </w:r>
    </w:p>
    <w:p w14:paraId="14AC6C00" w14:textId="12C4B495" w:rsidR="00170B89" w:rsidRPr="005962FE" w:rsidRDefault="00DC7325" w:rsidP="005962FE">
      <w:pPr>
        <w:spacing w:before="60" w:after="60"/>
        <w:rPr>
          <w:rFonts w:eastAsia="Times New Roman"/>
          <w:color w:val="000000" w:themeColor="text1"/>
        </w:rPr>
      </w:pPr>
      <w:r w:rsidRPr="00DB2CE0">
        <w:rPr>
          <w:color w:val="000000" w:themeColor="text1"/>
        </w:rPr>
        <w:t xml:space="preserve">Chen, B., Potts, C.N. &amp; </w:t>
      </w:r>
      <w:proofErr w:type="spellStart"/>
      <w:r w:rsidRPr="00DB2CE0">
        <w:rPr>
          <w:color w:val="000000" w:themeColor="text1"/>
        </w:rPr>
        <w:t>Woeginger</w:t>
      </w:r>
      <w:proofErr w:type="spellEnd"/>
      <w:r w:rsidRPr="00DB2CE0">
        <w:rPr>
          <w:color w:val="000000" w:themeColor="text1"/>
        </w:rPr>
        <w:t>, G.J. (1998). A review of machine scheduling:</w:t>
      </w:r>
      <w:r w:rsidR="00DB2CE0">
        <w:rPr>
          <w:color w:val="000000" w:themeColor="text1"/>
        </w:rPr>
        <w:t xml:space="preserve"> </w:t>
      </w:r>
      <w:r w:rsidR="00DB2CE0" w:rsidRPr="00DB2CE0">
        <w:rPr>
          <w:color w:val="000000" w:themeColor="text1"/>
        </w:rPr>
        <w:t>Complexity</w:t>
      </w:r>
      <w:r w:rsidR="00DB2CE0">
        <w:rPr>
          <w:color w:val="000000" w:themeColor="text1"/>
        </w:rPr>
        <w:t>, algorithms</w:t>
      </w:r>
      <w:r w:rsidRPr="00DB2CE0">
        <w:rPr>
          <w:color w:val="000000" w:themeColor="text1"/>
        </w:rPr>
        <w:t xml:space="preserve"> and </w:t>
      </w:r>
      <w:proofErr w:type="spellStart"/>
      <w:r w:rsidRPr="00DB2CE0">
        <w:rPr>
          <w:color w:val="000000" w:themeColor="text1"/>
        </w:rPr>
        <w:t>approximability</w:t>
      </w:r>
      <w:proofErr w:type="spellEnd"/>
      <w:r w:rsidRPr="00DB2CE0">
        <w:rPr>
          <w:color w:val="000000" w:themeColor="text1"/>
        </w:rPr>
        <w:t xml:space="preserve">. In: </w:t>
      </w:r>
      <w:r w:rsidR="00DB2CE0" w:rsidRPr="00DB2CE0">
        <w:rPr>
          <w:color w:val="000000" w:themeColor="text1"/>
        </w:rPr>
        <w:t xml:space="preserve">Du, D. –Z, &amp; </w:t>
      </w:r>
      <w:proofErr w:type="spellStart"/>
      <w:r w:rsidR="00DB2CE0" w:rsidRPr="00DB2CE0">
        <w:rPr>
          <w:color w:val="000000" w:themeColor="text1"/>
        </w:rPr>
        <w:t>Pardalos</w:t>
      </w:r>
      <w:proofErr w:type="spellEnd"/>
      <w:r w:rsidR="00DB2CE0" w:rsidRPr="00DB2CE0">
        <w:rPr>
          <w:color w:val="000000" w:themeColor="text1"/>
        </w:rPr>
        <w:t xml:space="preserve">, P.M. (eds.) </w:t>
      </w:r>
      <w:r w:rsidR="009D6F40" w:rsidRPr="00CB22C3">
        <w:rPr>
          <w:rFonts w:eastAsia="Times New Roman"/>
          <w:i/>
          <w:color w:val="000000" w:themeColor="text1"/>
        </w:rPr>
        <w:t>Handbook of combinatorial optimization</w:t>
      </w:r>
      <w:r w:rsidR="00DB2CE0" w:rsidRPr="00DB2CE0">
        <w:rPr>
          <w:rFonts w:eastAsia="Times New Roman"/>
          <w:color w:val="000000" w:themeColor="text1"/>
        </w:rPr>
        <w:t>: Dordrecht: Kluwer Academic Publishers. pp. 1493-1641.</w:t>
      </w:r>
    </w:p>
    <w:p w14:paraId="030BFC36" w14:textId="1F50854F" w:rsidR="00AF1360" w:rsidRDefault="00AF1360" w:rsidP="005962FE">
      <w:pPr>
        <w:spacing w:before="60" w:after="60"/>
        <w:rPr>
          <w:color w:val="000000" w:themeColor="text1"/>
        </w:rPr>
      </w:pPr>
      <w:r>
        <w:rPr>
          <w:color w:val="000000" w:themeColor="text1"/>
        </w:rPr>
        <w:t xml:space="preserve">Christian, B. &amp; Griffiths, T. (2016). </w:t>
      </w:r>
      <w:r w:rsidRPr="00AF1360">
        <w:rPr>
          <w:i/>
          <w:color w:val="000000" w:themeColor="text1"/>
        </w:rPr>
        <w:t xml:space="preserve">Algorithms to Live </w:t>
      </w:r>
      <w:proofErr w:type="gramStart"/>
      <w:r w:rsidRPr="00AF1360">
        <w:rPr>
          <w:i/>
          <w:color w:val="000000" w:themeColor="text1"/>
        </w:rPr>
        <w:t>By</w:t>
      </w:r>
      <w:proofErr w:type="gramEnd"/>
      <w:r w:rsidRPr="00AF1360">
        <w:rPr>
          <w:i/>
          <w:color w:val="000000" w:themeColor="text1"/>
        </w:rPr>
        <w:t>: The Computer Science of Human Decisions</w:t>
      </w:r>
      <w:r>
        <w:rPr>
          <w:color w:val="000000" w:themeColor="text1"/>
        </w:rPr>
        <w:t>. London: William Collins.</w:t>
      </w:r>
    </w:p>
    <w:p w14:paraId="4B8A1B33" w14:textId="775AF189" w:rsidR="00F5624E" w:rsidRPr="00E84907" w:rsidRDefault="00D375CC" w:rsidP="005962FE">
      <w:pPr>
        <w:spacing w:before="60" w:after="60"/>
        <w:rPr>
          <w:color w:val="000000" w:themeColor="text1"/>
        </w:rPr>
      </w:pPr>
      <w:r w:rsidRPr="00E84907">
        <w:rPr>
          <w:color w:val="000000" w:themeColor="text1"/>
        </w:rPr>
        <w:t xml:space="preserve">Clarke, A.C. (1945). Extra-terrestrial relays. </w:t>
      </w:r>
      <w:r w:rsidRPr="00E84907">
        <w:rPr>
          <w:i/>
          <w:color w:val="000000" w:themeColor="text1"/>
        </w:rPr>
        <w:t>Wireless World</w:t>
      </w:r>
      <w:r w:rsidR="00E84907" w:rsidRPr="00E84907">
        <w:rPr>
          <w:color w:val="000000" w:themeColor="text1"/>
        </w:rPr>
        <w:t>,</w:t>
      </w:r>
      <w:r w:rsidRPr="00E84907">
        <w:rPr>
          <w:color w:val="000000" w:themeColor="text1"/>
        </w:rPr>
        <w:t xml:space="preserve"> </w:t>
      </w:r>
      <w:r w:rsidRPr="00E84907">
        <w:rPr>
          <w:i/>
          <w:color w:val="000000" w:themeColor="text1"/>
        </w:rPr>
        <w:t>51</w:t>
      </w:r>
      <w:r w:rsidRPr="00E84907">
        <w:rPr>
          <w:color w:val="000000" w:themeColor="text1"/>
        </w:rPr>
        <w:t>(10) 305-308.</w:t>
      </w:r>
    </w:p>
    <w:p w14:paraId="1CCD38C2" w14:textId="6EB8FCE6" w:rsidR="004747CC" w:rsidRDefault="004747CC" w:rsidP="005962FE">
      <w:pPr>
        <w:pStyle w:val="NormalWeb"/>
        <w:spacing w:before="60" w:beforeAutospacing="0" w:after="60" w:afterAutospacing="0"/>
        <w:rPr>
          <w:color w:val="000000" w:themeColor="text1"/>
        </w:rPr>
      </w:pPr>
      <w:r>
        <w:rPr>
          <w:color w:val="000000" w:themeColor="text1"/>
        </w:rPr>
        <w:t xml:space="preserve">Collins, A., &amp; Thomas, L. (2012). Comparing reinforcement learning approaches for solving game theoretic models: a dynamic airline pricing game example. </w:t>
      </w:r>
      <w:r w:rsidRPr="00E84907">
        <w:rPr>
          <w:i/>
          <w:color w:val="000000" w:themeColor="text1"/>
        </w:rPr>
        <w:t>Journal of the Operational Research Society</w:t>
      </w:r>
      <w:r w:rsidRPr="00E84907">
        <w:rPr>
          <w:color w:val="000000" w:themeColor="text1"/>
        </w:rPr>
        <w:t xml:space="preserve">, </w:t>
      </w:r>
      <w:r>
        <w:rPr>
          <w:i/>
          <w:color w:val="000000" w:themeColor="text1"/>
        </w:rPr>
        <w:t>63</w:t>
      </w:r>
      <w:r>
        <w:rPr>
          <w:color w:val="000000" w:themeColor="text1"/>
        </w:rPr>
        <w:t>(8</w:t>
      </w:r>
      <w:r w:rsidRPr="00E84907">
        <w:rPr>
          <w:color w:val="000000" w:themeColor="text1"/>
        </w:rPr>
        <w:t>),</w:t>
      </w:r>
      <w:r>
        <w:rPr>
          <w:color w:val="000000" w:themeColor="text1"/>
        </w:rPr>
        <w:t xml:space="preserve"> 1165-1173</w:t>
      </w:r>
      <w:r w:rsidRPr="00E84907">
        <w:rPr>
          <w:color w:val="000000" w:themeColor="text1"/>
        </w:rPr>
        <w:t>.</w:t>
      </w:r>
    </w:p>
    <w:p w14:paraId="66AAE327" w14:textId="203FB57C" w:rsidR="00355699" w:rsidRPr="00E84907" w:rsidRDefault="00355699" w:rsidP="005962FE">
      <w:pPr>
        <w:spacing w:before="60" w:after="60"/>
        <w:rPr>
          <w:color w:val="000000" w:themeColor="text1"/>
        </w:rPr>
      </w:pPr>
      <w:proofErr w:type="spellStart"/>
      <w:r w:rsidRPr="00E84907">
        <w:rPr>
          <w:color w:val="000000" w:themeColor="text1"/>
        </w:rPr>
        <w:t>Crevier</w:t>
      </w:r>
      <w:proofErr w:type="spellEnd"/>
      <w:r w:rsidRPr="00E84907">
        <w:rPr>
          <w:color w:val="000000" w:themeColor="text1"/>
        </w:rPr>
        <w:t xml:space="preserve">, D. (1993). </w:t>
      </w:r>
      <w:r w:rsidR="00E613F4">
        <w:rPr>
          <w:color w:val="000000" w:themeColor="text1"/>
        </w:rPr>
        <w:t xml:space="preserve">AI: </w:t>
      </w:r>
      <w:r w:rsidR="00E613F4">
        <w:rPr>
          <w:i/>
          <w:color w:val="000000" w:themeColor="text1"/>
        </w:rPr>
        <w:t>The Tumultuous History of the Search for</w:t>
      </w:r>
      <w:r w:rsidRPr="00E84907">
        <w:rPr>
          <w:i/>
          <w:color w:val="000000" w:themeColor="text1"/>
        </w:rPr>
        <w:t xml:space="preserve"> Artificial Intelligence</w:t>
      </w:r>
      <w:r w:rsidRPr="00E84907">
        <w:rPr>
          <w:color w:val="000000" w:themeColor="text1"/>
        </w:rPr>
        <w:t>. New York</w:t>
      </w:r>
      <w:r w:rsidR="00E84907" w:rsidRPr="00E84907">
        <w:rPr>
          <w:color w:val="000000" w:themeColor="text1"/>
        </w:rPr>
        <w:t>, NY</w:t>
      </w:r>
      <w:r w:rsidRPr="00E84907">
        <w:rPr>
          <w:color w:val="000000" w:themeColor="text1"/>
        </w:rPr>
        <w:t>: Basic Books.</w:t>
      </w:r>
    </w:p>
    <w:p w14:paraId="712949C3" w14:textId="09781A54" w:rsidR="00B91E03" w:rsidRDefault="00B91E03" w:rsidP="005962FE">
      <w:pPr>
        <w:pStyle w:val="NormalWeb"/>
        <w:spacing w:before="60" w:beforeAutospacing="0" w:after="60" w:afterAutospacing="0"/>
        <w:rPr>
          <w:color w:val="000000" w:themeColor="text1"/>
        </w:rPr>
      </w:pPr>
      <w:r w:rsidRPr="00E84907">
        <w:rPr>
          <w:rFonts w:ascii="TimesNewRomanPSMT" w:hAnsi="TimesNewRomanPSMT" w:cs="TimesNewRomanPSMT"/>
          <w:color w:val="000000" w:themeColor="text1"/>
        </w:rPr>
        <w:t xml:space="preserve">David, P.A. (1975). The mechanization of reaping in the ante-bellum </w:t>
      </w:r>
      <w:proofErr w:type="spellStart"/>
      <w:r w:rsidRPr="00E84907">
        <w:rPr>
          <w:rFonts w:ascii="TimesNewRomanPSMT" w:hAnsi="TimesNewRomanPSMT" w:cs="TimesNewRomanPSMT"/>
          <w:color w:val="000000" w:themeColor="text1"/>
        </w:rPr>
        <w:t>midwest</w:t>
      </w:r>
      <w:proofErr w:type="spellEnd"/>
      <w:r w:rsidRPr="00E84907">
        <w:rPr>
          <w:rFonts w:ascii="TimesNewRomanPSMT" w:hAnsi="TimesNewRomanPSMT" w:cs="TimesNewRomanPSMT"/>
          <w:color w:val="000000" w:themeColor="text1"/>
        </w:rPr>
        <w:t>. In: P.A. David.</w:t>
      </w:r>
      <w:r w:rsidRPr="00E84907">
        <w:rPr>
          <w:rFonts w:ascii="TimesNewRomanPS" w:hAnsi="TimesNewRomanPS"/>
          <w:i/>
          <w:iCs/>
          <w:color w:val="000000" w:themeColor="text1"/>
        </w:rPr>
        <w:t xml:space="preserve"> Technical Choice, Innovation, and Economic Growth</w:t>
      </w:r>
      <w:r w:rsidRPr="00E84907">
        <w:rPr>
          <w:rFonts w:ascii="TimesNewRomanPSMT" w:hAnsi="TimesNewRomanPSMT" w:cs="TimesNewRomanPSMT"/>
          <w:color w:val="000000" w:themeColor="text1"/>
        </w:rPr>
        <w:t xml:space="preserve">. Cambridge: Cambridge University Press, pp. 195-232. </w:t>
      </w:r>
    </w:p>
    <w:p w14:paraId="0AA3BF6C" w14:textId="306D9143" w:rsidR="0091168D" w:rsidRDefault="0091168D" w:rsidP="005962FE">
      <w:pPr>
        <w:pStyle w:val="NormalWeb"/>
        <w:spacing w:before="60" w:beforeAutospacing="0" w:after="60" w:afterAutospacing="0"/>
        <w:rPr>
          <w:color w:val="000000" w:themeColor="text1"/>
        </w:rPr>
      </w:pPr>
      <w:proofErr w:type="spellStart"/>
      <w:r>
        <w:rPr>
          <w:color w:val="000000" w:themeColor="text1"/>
        </w:rPr>
        <w:t>Demitrov</w:t>
      </w:r>
      <w:proofErr w:type="spellEnd"/>
      <w:r>
        <w:rPr>
          <w:color w:val="000000" w:themeColor="text1"/>
        </w:rPr>
        <w:t xml:space="preserve">, M.B., Kress, M., &amp; Nero, Y. (2016). Finding the needles in the haystack: efficient intelligence processing. </w:t>
      </w:r>
      <w:r w:rsidRPr="00E84907">
        <w:rPr>
          <w:i/>
          <w:color w:val="000000" w:themeColor="text1"/>
        </w:rPr>
        <w:t>Journal of the Operational Research Society</w:t>
      </w:r>
      <w:r w:rsidRPr="00E84907">
        <w:rPr>
          <w:color w:val="000000" w:themeColor="text1"/>
        </w:rPr>
        <w:t xml:space="preserve">, </w:t>
      </w:r>
      <w:r>
        <w:rPr>
          <w:i/>
          <w:color w:val="000000" w:themeColor="text1"/>
        </w:rPr>
        <w:t>67</w:t>
      </w:r>
      <w:r>
        <w:rPr>
          <w:color w:val="000000" w:themeColor="text1"/>
        </w:rPr>
        <w:t>(6</w:t>
      </w:r>
      <w:r w:rsidRPr="00E84907">
        <w:rPr>
          <w:color w:val="000000" w:themeColor="text1"/>
        </w:rPr>
        <w:t>),</w:t>
      </w:r>
      <w:r>
        <w:rPr>
          <w:color w:val="000000" w:themeColor="text1"/>
        </w:rPr>
        <w:t xml:space="preserve"> 801-812</w:t>
      </w:r>
      <w:r w:rsidRPr="00E84907">
        <w:rPr>
          <w:color w:val="000000" w:themeColor="text1"/>
        </w:rPr>
        <w:t>.</w:t>
      </w:r>
    </w:p>
    <w:p w14:paraId="7FDA04E0" w14:textId="69FA0799" w:rsidR="00165693" w:rsidRDefault="00941DB0" w:rsidP="005962FE">
      <w:pPr>
        <w:pStyle w:val="NormalWeb"/>
        <w:spacing w:before="60" w:beforeAutospacing="0" w:after="60" w:afterAutospacing="0"/>
        <w:rPr>
          <w:color w:val="000000" w:themeColor="text1"/>
        </w:rPr>
      </w:pPr>
      <w:r>
        <w:rPr>
          <w:color w:val="000000" w:themeColor="text1"/>
        </w:rPr>
        <w:t>Dewhurst, F.W.</w:t>
      </w:r>
      <w:r w:rsidR="005B250A">
        <w:rPr>
          <w:color w:val="000000" w:themeColor="text1"/>
        </w:rPr>
        <w:t>,</w:t>
      </w:r>
      <w:r>
        <w:rPr>
          <w:color w:val="000000" w:themeColor="text1"/>
        </w:rPr>
        <w:t xml:space="preserve"> &amp; </w:t>
      </w:r>
      <w:proofErr w:type="spellStart"/>
      <w:r>
        <w:rPr>
          <w:color w:val="000000" w:themeColor="text1"/>
        </w:rPr>
        <w:t>Gwinnett</w:t>
      </w:r>
      <w:proofErr w:type="spellEnd"/>
      <w:r>
        <w:rPr>
          <w:color w:val="000000" w:themeColor="text1"/>
        </w:rPr>
        <w:t>, E.A. (1990). Artificial intelligence and decision analysis.</w:t>
      </w:r>
      <w:r w:rsidR="00891F63">
        <w:rPr>
          <w:color w:val="000000" w:themeColor="text1"/>
        </w:rPr>
        <w:t xml:space="preserve"> </w:t>
      </w:r>
      <w:r w:rsidR="00891F63" w:rsidRPr="00E84907">
        <w:rPr>
          <w:i/>
          <w:color w:val="000000" w:themeColor="text1"/>
        </w:rPr>
        <w:t>Journal of the Operational Research Society</w:t>
      </w:r>
      <w:r w:rsidR="00891F63" w:rsidRPr="00E84907">
        <w:rPr>
          <w:color w:val="000000" w:themeColor="text1"/>
        </w:rPr>
        <w:t xml:space="preserve">, </w:t>
      </w:r>
      <w:r w:rsidR="00891F63">
        <w:rPr>
          <w:i/>
          <w:color w:val="000000" w:themeColor="text1"/>
        </w:rPr>
        <w:t>41</w:t>
      </w:r>
      <w:r w:rsidR="00891F63">
        <w:rPr>
          <w:color w:val="000000" w:themeColor="text1"/>
        </w:rPr>
        <w:t>(8</w:t>
      </w:r>
      <w:r w:rsidR="00891F63" w:rsidRPr="00E84907">
        <w:rPr>
          <w:color w:val="000000" w:themeColor="text1"/>
        </w:rPr>
        <w:t>),</w:t>
      </w:r>
      <w:r w:rsidR="00891F63">
        <w:rPr>
          <w:color w:val="000000" w:themeColor="text1"/>
        </w:rPr>
        <w:t xml:space="preserve"> 693-701</w:t>
      </w:r>
      <w:r w:rsidR="00891F63" w:rsidRPr="00E84907">
        <w:rPr>
          <w:color w:val="000000" w:themeColor="text1"/>
        </w:rPr>
        <w:t>.</w:t>
      </w:r>
    </w:p>
    <w:p w14:paraId="37CF61E6" w14:textId="6477B9BC" w:rsidR="000D4873" w:rsidRDefault="000D4873" w:rsidP="005962FE">
      <w:pPr>
        <w:pStyle w:val="NormalWeb"/>
        <w:spacing w:before="60" w:beforeAutospacing="0" w:after="60" w:afterAutospacing="0"/>
        <w:rPr>
          <w:color w:val="000000" w:themeColor="text1"/>
        </w:rPr>
      </w:pPr>
      <w:r>
        <w:rPr>
          <w:color w:val="000000" w:themeColor="text1"/>
        </w:rPr>
        <w:t xml:space="preserve">Ding, J. (2018). Deciphering China’s AI Dream: The context, components, capabilities, and consequences of China’s strategy to lead the world in AI. </w:t>
      </w:r>
      <w:hyperlink r:id="rId8" w:history="1">
        <w:r w:rsidR="00725812" w:rsidRPr="002E0535">
          <w:rPr>
            <w:rStyle w:val="Hyperlink"/>
          </w:rPr>
          <w:t>https://www.fhi.ox.ac.uk/wp-content/uploads/Deciphering_Chinas_AI-Dream.pdf</w:t>
        </w:r>
      </w:hyperlink>
      <w:r w:rsidR="00725812">
        <w:rPr>
          <w:color w:val="000000" w:themeColor="text1"/>
        </w:rPr>
        <w:t xml:space="preserve"> Accessed 9th May 2018.</w:t>
      </w:r>
    </w:p>
    <w:p w14:paraId="47221B5B" w14:textId="0875DA18" w:rsidR="00E613F4" w:rsidRDefault="00E613F4" w:rsidP="005962FE">
      <w:pPr>
        <w:pStyle w:val="NormalWeb"/>
        <w:spacing w:before="60" w:beforeAutospacing="0" w:after="60" w:afterAutospacing="0"/>
        <w:rPr>
          <w:color w:val="000000" w:themeColor="text1"/>
        </w:rPr>
      </w:pPr>
      <w:proofErr w:type="spellStart"/>
      <w:r>
        <w:rPr>
          <w:color w:val="000000" w:themeColor="text1"/>
        </w:rPr>
        <w:t>Domingos</w:t>
      </w:r>
      <w:proofErr w:type="spellEnd"/>
      <w:r>
        <w:rPr>
          <w:color w:val="000000" w:themeColor="text1"/>
        </w:rPr>
        <w:t>, P. (2015). The Master Algorithm: How the Quest for the Ultimate Learning Machine Will Remake our World. London: Penguin Books.</w:t>
      </w:r>
    </w:p>
    <w:p w14:paraId="6A821CEE" w14:textId="05DEB080" w:rsidR="000019CB" w:rsidRDefault="000019CB" w:rsidP="005962FE">
      <w:pPr>
        <w:pStyle w:val="NormalWeb"/>
        <w:spacing w:before="60" w:beforeAutospacing="0" w:after="60" w:afterAutospacing="0"/>
        <w:rPr>
          <w:color w:val="000000" w:themeColor="text1"/>
        </w:rPr>
      </w:pPr>
      <w:proofErr w:type="spellStart"/>
      <w:r>
        <w:rPr>
          <w:color w:val="000000" w:themeColor="text1"/>
        </w:rPr>
        <w:t>Doukidis</w:t>
      </w:r>
      <w:proofErr w:type="spellEnd"/>
      <w:r>
        <w:rPr>
          <w:color w:val="000000" w:themeColor="text1"/>
        </w:rPr>
        <w:t>, G.I. (1</w:t>
      </w:r>
      <w:r w:rsidR="001410D6">
        <w:rPr>
          <w:color w:val="000000" w:themeColor="text1"/>
        </w:rPr>
        <w:t>987). An anthology on the homo</w:t>
      </w:r>
      <w:r>
        <w:rPr>
          <w:color w:val="000000" w:themeColor="text1"/>
        </w:rPr>
        <w:t>logy of simulation with simulation</w:t>
      </w:r>
      <w:r w:rsidR="001410D6">
        <w:rPr>
          <w:color w:val="000000" w:themeColor="text1"/>
        </w:rPr>
        <w:t xml:space="preserve">. </w:t>
      </w:r>
      <w:r w:rsidR="001410D6" w:rsidRPr="00E84907">
        <w:rPr>
          <w:i/>
          <w:color w:val="000000" w:themeColor="text1"/>
        </w:rPr>
        <w:t>Journal of the Operational Research Society</w:t>
      </w:r>
      <w:r w:rsidR="001410D6" w:rsidRPr="00E84907">
        <w:rPr>
          <w:color w:val="000000" w:themeColor="text1"/>
        </w:rPr>
        <w:t xml:space="preserve">, </w:t>
      </w:r>
      <w:r w:rsidR="001410D6">
        <w:rPr>
          <w:i/>
          <w:color w:val="000000" w:themeColor="text1"/>
        </w:rPr>
        <w:t>38</w:t>
      </w:r>
      <w:r w:rsidR="001410D6">
        <w:rPr>
          <w:color w:val="000000" w:themeColor="text1"/>
        </w:rPr>
        <w:t>(8</w:t>
      </w:r>
      <w:r w:rsidR="001410D6" w:rsidRPr="00E84907">
        <w:rPr>
          <w:color w:val="000000" w:themeColor="text1"/>
        </w:rPr>
        <w:t>),</w:t>
      </w:r>
      <w:r w:rsidR="001410D6">
        <w:rPr>
          <w:color w:val="000000" w:themeColor="text1"/>
        </w:rPr>
        <w:t xml:space="preserve"> 701-712</w:t>
      </w:r>
      <w:r w:rsidR="001410D6" w:rsidRPr="00E84907">
        <w:rPr>
          <w:color w:val="000000" w:themeColor="text1"/>
        </w:rPr>
        <w:t>.</w:t>
      </w:r>
    </w:p>
    <w:p w14:paraId="38026D19" w14:textId="19FE15E9" w:rsidR="00165693" w:rsidRDefault="00165693" w:rsidP="005962FE">
      <w:pPr>
        <w:pStyle w:val="NormalWeb"/>
        <w:spacing w:before="60" w:beforeAutospacing="0" w:after="60" w:afterAutospacing="0"/>
        <w:rPr>
          <w:color w:val="000000" w:themeColor="text1"/>
        </w:rPr>
      </w:pPr>
      <w:proofErr w:type="spellStart"/>
      <w:r>
        <w:rPr>
          <w:color w:val="000000" w:themeColor="text1"/>
        </w:rPr>
        <w:lastRenderedPageBreak/>
        <w:t>Doukidis</w:t>
      </w:r>
      <w:proofErr w:type="spellEnd"/>
      <w:r>
        <w:rPr>
          <w:color w:val="000000" w:themeColor="text1"/>
        </w:rPr>
        <w:t xml:space="preserve">, G.I., &amp; Paul, R.J. (1985). Research into expert systems to aid simulation model formulation. </w:t>
      </w:r>
      <w:r w:rsidRPr="00E84907">
        <w:rPr>
          <w:i/>
          <w:color w:val="000000" w:themeColor="text1"/>
        </w:rPr>
        <w:t>Journal of the Operational Research Society</w:t>
      </w:r>
      <w:r w:rsidRPr="00E84907">
        <w:rPr>
          <w:color w:val="000000" w:themeColor="text1"/>
        </w:rPr>
        <w:t xml:space="preserve">, </w:t>
      </w:r>
      <w:r>
        <w:rPr>
          <w:i/>
          <w:color w:val="000000" w:themeColor="text1"/>
        </w:rPr>
        <w:t>3</w:t>
      </w:r>
      <w:r w:rsidRPr="00E84907">
        <w:rPr>
          <w:i/>
          <w:color w:val="000000" w:themeColor="text1"/>
        </w:rPr>
        <w:t>6</w:t>
      </w:r>
      <w:r>
        <w:rPr>
          <w:color w:val="000000" w:themeColor="text1"/>
        </w:rPr>
        <w:t>(4</w:t>
      </w:r>
      <w:r w:rsidRPr="00E84907">
        <w:rPr>
          <w:color w:val="000000" w:themeColor="text1"/>
        </w:rPr>
        <w:t>),</w:t>
      </w:r>
      <w:r>
        <w:rPr>
          <w:color w:val="000000" w:themeColor="text1"/>
        </w:rPr>
        <w:t xml:space="preserve"> 319-325</w:t>
      </w:r>
      <w:r w:rsidRPr="00E84907">
        <w:rPr>
          <w:color w:val="000000" w:themeColor="text1"/>
        </w:rPr>
        <w:t>.</w:t>
      </w:r>
    </w:p>
    <w:p w14:paraId="5250CF89" w14:textId="06A65078" w:rsidR="007B7420" w:rsidRDefault="007B7420" w:rsidP="005962FE">
      <w:pPr>
        <w:pStyle w:val="NormalWeb"/>
        <w:spacing w:before="60" w:beforeAutospacing="0" w:after="60" w:afterAutospacing="0"/>
        <w:rPr>
          <w:color w:val="000000" w:themeColor="text1"/>
        </w:rPr>
      </w:pPr>
      <w:proofErr w:type="spellStart"/>
      <w:r>
        <w:rPr>
          <w:color w:val="000000" w:themeColor="text1"/>
        </w:rPr>
        <w:t>Doukidis</w:t>
      </w:r>
      <w:proofErr w:type="spellEnd"/>
      <w:r>
        <w:rPr>
          <w:color w:val="000000" w:themeColor="text1"/>
        </w:rPr>
        <w:t>, G.I.</w:t>
      </w:r>
      <w:r w:rsidR="005B250A">
        <w:rPr>
          <w:color w:val="000000" w:themeColor="text1"/>
        </w:rPr>
        <w:t>,</w:t>
      </w:r>
      <w:r>
        <w:rPr>
          <w:color w:val="000000" w:themeColor="text1"/>
        </w:rPr>
        <w:t xml:space="preserve"> &amp; Paul, R.J. (1990). A survey of the application of artificial intelligence techniques within OR. </w:t>
      </w:r>
      <w:r w:rsidRPr="00E84907">
        <w:rPr>
          <w:i/>
          <w:color w:val="000000" w:themeColor="text1"/>
        </w:rPr>
        <w:t>Journal of the Operational Research Society</w:t>
      </w:r>
      <w:r w:rsidRPr="00E84907">
        <w:rPr>
          <w:color w:val="000000" w:themeColor="text1"/>
        </w:rPr>
        <w:t xml:space="preserve">, </w:t>
      </w:r>
      <w:r>
        <w:rPr>
          <w:i/>
          <w:color w:val="000000" w:themeColor="text1"/>
        </w:rPr>
        <w:t>41</w:t>
      </w:r>
      <w:r>
        <w:rPr>
          <w:color w:val="000000" w:themeColor="text1"/>
        </w:rPr>
        <w:t>(5</w:t>
      </w:r>
      <w:r w:rsidRPr="00E84907">
        <w:rPr>
          <w:color w:val="000000" w:themeColor="text1"/>
        </w:rPr>
        <w:t>),</w:t>
      </w:r>
      <w:r>
        <w:rPr>
          <w:color w:val="000000" w:themeColor="text1"/>
        </w:rPr>
        <w:t xml:space="preserve"> 363-375</w:t>
      </w:r>
      <w:r w:rsidRPr="00E84907">
        <w:rPr>
          <w:color w:val="000000" w:themeColor="text1"/>
        </w:rPr>
        <w:t>.</w:t>
      </w:r>
    </w:p>
    <w:p w14:paraId="13E7BE76" w14:textId="7BA551A7" w:rsidR="00BD3A22" w:rsidRDefault="00BD3A22" w:rsidP="005962FE">
      <w:pPr>
        <w:pStyle w:val="NormalWeb"/>
        <w:spacing w:before="60" w:beforeAutospacing="0" w:after="60" w:afterAutospacing="0"/>
        <w:rPr>
          <w:color w:val="000000" w:themeColor="text1"/>
        </w:rPr>
      </w:pPr>
      <w:proofErr w:type="spellStart"/>
      <w:r>
        <w:rPr>
          <w:color w:val="000000" w:themeColor="text1"/>
        </w:rPr>
        <w:t>Dowsland</w:t>
      </w:r>
      <w:proofErr w:type="spellEnd"/>
      <w:r>
        <w:rPr>
          <w:color w:val="000000" w:themeColor="text1"/>
        </w:rPr>
        <w:t xml:space="preserve">, K.A. (1996). Genetic algorithms – a tool for OR. </w:t>
      </w:r>
      <w:r w:rsidRPr="00E84907">
        <w:rPr>
          <w:i/>
          <w:color w:val="000000" w:themeColor="text1"/>
        </w:rPr>
        <w:t>Journal of the Operational Research Society</w:t>
      </w:r>
      <w:r w:rsidRPr="00E84907">
        <w:rPr>
          <w:color w:val="000000" w:themeColor="text1"/>
        </w:rPr>
        <w:t xml:space="preserve">, </w:t>
      </w:r>
      <w:r>
        <w:rPr>
          <w:i/>
          <w:color w:val="000000" w:themeColor="text1"/>
        </w:rPr>
        <w:t>47</w:t>
      </w:r>
      <w:r>
        <w:rPr>
          <w:color w:val="000000" w:themeColor="text1"/>
        </w:rPr>
        <w:t>(4</w:t>
      </w:r>
      <w:r w:rsidRPr="00E84907">
        <w:rPr>
          <w:color w:val="000000" w:themeColor="text1"/>
        </w:rPr>
        <w:t>),</w:t>
      </w:r>
      <w:r>
        <w:rPr>
          <w:color w:val="000000" w:themeColor="text1"/>
        </w:rPr>
        <w:t xml:space="preserve"> 550-561</w:t>
      </w:r>
      <w:r w:rsidRPr="00E84907">
        <w:rPr>
          <w:color w:val="000000" w:themeColor="text1"/>
        </w:rPr>
        <w:t>.</w:t>
      </w:r>
    </w:p>
    <w:p w14:paraId="646F5169" w14:textId="2C3C7787" w:rsidR="00BD3A22" w:rsidRDefault="008929CC" w:rsidP="005962FE">
      <w:pPr>
        <w:pStyle w:val="NormalWeb"/>
        <w:spacing w:before="60" w:beforeAutospacing="0" w:after="60" w:afterAutospacing="0"/>
        <w:rPr>
          <w:color w:val="000000" w:themeColor="text1"/>
        </w:rPr>
      </w:pPr>
      <w:r>
        <w:rPr>
          <w:color w:val="000000" w:themeColor="text1"/>
        </w:rPr>
        <w:t>Dre</w:t>
      </w:r>
      <w:r w:rsidR="00404F1D">
        <w:rPr>
          <w:color w:val="000000" w:themeColor="text1"/>
        </w:rPr>
        <w:t>y</w:t>
      </w:r>
      <w:r>
        <w:rPr>
          <w:color w:val="000000" w:themeColor="text1"/>
        </w:rPr>
        <w:t>fus, H.</w:t>
      </w:r>
      <w:r w:rsidR="000B0523">
        <w:rPr>
          <w:color w:val="000000" w:themeColor="text1"/>
        </w:rPr>
        <w:t>L.</w:t>
      </w:r>
      <w:r>
        <w:rPr>
          <w:color w:val="000000" w:themeColor="text1"/>
        </w:rPr>
        <w:t xml:space="preserve"> (1965). </w:t>
      </w:r>
      <w:r w:rsidR="00404F1D">
        <w:rPr>
          <w:color w:val="000000" w:themeColor="text1"/>
        </w:rPr>
        <w:t>Alchemy an</w:t>
      </w:r>
      <w:r w:rsidR="00E613F4">
        <w:rPr>
          <w:color w:val="000000" w:themeColor="text1"/>
        </w:rPr>
        <w:t>d</w:t>
      </w:r>
      <w:r w:rsidR="00404F1D">
        <w:rPr>
          <w:color w:val="000000" w:themeColor="text1"/>
        </w:rPr>
        <w:t xml:space="preserve"> artificial i</w:t>
      </w:r>
      <w:r w:rsidR="003E7ACE">
        <w:rPr>
          <w:color w:val="000000" w:themeColor="text1"/>
        </w:rPr>
        <w:t>ntelligence.</w:t>
      </w:r>
      <w:r w:rsidR="00404F1D">
        <w:rPr>
          <w:color w:val="000000" w:themeColor="text1"/>
        </w:rPr>
        <w:t xml:space="preserve"> Rand Paper. </w:t>
      </w:r>
      <w:hyperlink r:id="rId9" w:history="1">
        <w:r w:rsidR="00404F1D" w:rsidRPr="0081719F">
          <w:rPr>
            <w:rStyle w:val="Hyperlink"/>
          </w:rPr>
          <w:t>https://www.rand.org/content/dam/rand/pubs/papers/2006/P3244.pdf</w:t>
        </w:r>
      </w:hyperlink>
      <w:r w:rsidR="00404F1D">
        <w:rPr>
          <w:color w:val="000000" w:themeColor="text1"/>
        </w:rPr>
        <w:t xml:space="preserve"> </w:t>
      </w:r>
      <w:r w:rsidR="00725812">
        <w:rPr>
          <w:color w:val="000000" w:themeColor="text1"/>
        </w:rPr>
        <w:t>Accessed 16th March 2018.</w:t>
      </w:r>
    </w:p>
    <w:p w14:paraId="4BDFAAF8" w14:textId="5E57FA4F" w:rsidR="000B0523" w:rsidRDefault="000B0523" w:rsidP="005962FE">
      <w:pPr>
        <w:pStyle w:val="NormalWeb"/>
        <w:spacing w:before="60" w:beforeAutospacing="0" w:after="60" w:afterAutospacing="0"/>
        <w:rPr>
          <w:color w:val="000000" w:themeColor="text1"/>
        </w:rPr>
      </w:pPr>
      <w:r>
        <w:rPr>
          <w:color w:val="000000" w:themeColor="text1"/>
        </w:rPr>
        <w:t xml:space="preserve">Dreyfus, H.L. (1972). </w:t>
      </w:r>
      <w:r w:rsidRPr="00686B49">
        <w:rPr>
          <w:i/>
          <w:color w:val="000000" w:themeColor="text1"/>
        </w:rPr>
        <w:t>What Computers Can’t Do</w:t>
      </w:r>
      <w:r w:rsidR="00686B49" w:rsidRPr="00686B49">
        <w:rPr>
          <w:i/>
          <w:color w:val="000000" w:themeColor="text1"/>
        </w:rPr>
        <w:t>: T</w:t>
      </w:r>
      <w:r w:rsidR="00BD4129" w:rsidRPr="00686B49">
        <w:rPr>
          <w:i/>
          <w:color w:val="000000" w:themeColor="text1"/>
        </w:rPr>
        <w:t>he Limits of Artificial Intelligence.</w:t>
      </w:r>
      <w:r w:rsidR="00686B49">
        <w:rPr>
          <w:color w:val="000000" w:themeColor="text1"/>
        </w:rPr>
        <w:t xml:space="preserve"> New York: Harpers and Row.</w:t>
      </w:r>
    </w:p>
    <w:p w14:paraId="7F095E6C" w14:textId="5EDB1810" w:rsidR="004B01BB" w:rsidRDefault="004B01BB" w:rsidP="005962FE">
      <w:pPr>
        <w:pStyle w:val="NormalWeb"/>
        <w:spacing w:before="60" w:beforeAutospacing="0" w:after="60" w:afterAutospacing="0"/>
        <w:rPr>
          <w:color w:val="000000" w:themeColor="text1"/>
        </w:rPr>
      </w:pPr>
      <w:proofErr w:type="spellStart"/>
      <w:r>
        <w:rPr>
          <w:color w:val="000000" w:themeColor="text1"/>
        </w:rPr>
        <w:t>Eom</w:t>
      </w:r>
      <w:proofErr w:type="spellEnd"/>
      <w:r>
        <w:rPr>
          <w:color w:val="000000" w:themeColor="text1"/>
        </w:rPr>
        <w:t xml:space="preserve">, S., &amp; Kim, E. (2006). A survey of decision support systems applications. </w:t>
      </w:r>
      <w:r w:rsidRPr="00E84907">
        <w:rPr>
          <w:i/>
          <w:color w:val="000000" w:themeColor="text1"/>
        </w:rPr>
        <w:t>Journal of the Operational Research Society</w:t>
      </w:r>
      <w:r w:rsidRPr="00E84907">
        <w:rPr>
          <w:color w:val="000000" w:themeColor="text1"/>
        </w:rPr>
        <w:t xml:space="preserve">, </w:t>
      </w:r>
      <w:r w:rsidRPr="00E84907">
        <w:rPr>
          <w:i/>
          <w:color w:val="000000" w:themeColor="text1"/>
        </w:rPr>
        <w:t>5</w:t>
      </w:r>
      <w:r>
        <w:rPr>
          <w:i/>
          <w:color w:val="000000" w:themeColor="text1"/>
        </w:rPr>
        <w:t>7</w:t>
      </w:r>
      <w:r>
        <w:rPr>
          <w:color w:val="000000" w:themeColor="text1"/>
        </w:rPr>
        <w:t>(11</w:t>
      </w:r>
      <w:r w:rsidRPr="00E84907">
        <w:rPr>
          <w:color w:val="000000" w:themeColor="text1"/>
        </w:rPr>
        <w:t>),</w:t>
      </w:r>
      <w:r>
        <w:rPr>
          <w:color w:val="000000" w:themeColor="text1"/>
        </w:rPr>
        <w:t xml:space="preserve"> 1246</w:t>
      </w:r>
      <w:r w:rsidR="006D4896">
        <w:rPr>
          <w:color w:val="000000" w:themeColor="text1"/>
        </w:rPr>
        <w:t>-1</w:t>
      </w:r>
      <w:r>
        <w:rPr>
          <w:color w:val="000000" w:themeColor="text1"/>
        </w:rPr>
        <w:t>278</w:t>
      </w:r>
      <w:r w:rsidRPr="00E84907">
        <w:rPr>
          <w:color w:val="000000" w:themeColor="text1"/>
        </w:rPr>
        <w:t>.</w:t>
      </w:r>
    </w:p>
    <w:p w14:paraId="448C65F2" w14:textId="57050CFC" w:rsidR="001C4466" w:rsidRDefault="001C4466" w:rsidP="005962FE">
      <w:pPr>
        <w:pStyle w:val="NormalWeb"/>
        <w:spacing w:before="60" w:beforeAutospacing="0" w:after="60" w:afterAutospacing="0"/>
        <w:rPr>
          <w:color w:val="000000" w:themeColor="text1"/>
        </w:rPr>
      </w:pPr>
      <w:r>
        <w:rPr>
          <w:color w:val="000000" w:themeColor="text1"/>
        </w:rPr>
        <w:t>European Commis</w:t>
      </w:r>
      <w:r w:rsidR="005D2E1C">
        <w:rPr>
          <w:color w:val="000000" w:themeColor="text1"/>
        </w:rPr>
        <w:t>s</w:t>
      </w:r>
      <w:r>
        <w:rPr>
          <w:color w:val="000000" w:themeColor="text1"/>
        </w:rPr>
        <w:t>ion</w:t>
      </w:r>
      <w:r w:rsidR="005D2E1C">
        <w:rPr>
          <w:color w:val="000000" w:themeColor="text1"/>
        </w:rPr>
        <w:t>.</w:t>
      </w:r>
      <w:r>
        <w:rPr>
          <w:color w:val="000000" w:themeColor="text1"/>
        </w:rPr>
        <w:t xml:space="preserve"> (2</w:t>
      </w:r>
      <w:r w:rsidR="005D2E1C">
        <w:rPr>
          <w:color w:val="000000" w:themeColor="text1"/>
        </w:rPr>
        <w:t xml:space="preserve">018). Artificial Intelligence. </w:t>
      </w:r>
      <w:hyperlink r:id="rId10" w:history="1">
        <w:r w:rsidR="00D46CBC" w:rsidRPr="002E0535">
          <w:rPr>
            <w:rStyle w:val="Hyperlink"/>
          </w:rPr>
          <w:t>https://ec.europa.eu/digital-single-market/en/artificial-intelligence</w:t>
        </w:r>
      </w:hyperlink>
      <w:r w:rsidR="00D46CBC">
        <w:rPr>
          <w:color w:val="000000" w:themeColor="text1"/>
        </w:rPr>
        <w:t xml:space="preserve"> </w:t>
      </w:r>
      <w:r w:rsidR="00725812">
        <w:rPr>
          <w:color w:val="000000" w:themeColor="text1"/>
        </w:rPr>
        <w:t>Accessed 9th May 2018.</w:t>
      </w:r>
    </w:p>
    <w:p w14:paraId="799187CA" w14:textId="16C67044" w:rsidR="00B1202B" w:rsidRDefault="00B1202B" w:rsidP="005962FE">
      <w:pPr>
        <w:pStyle w:val="NormalWeb"/>
        <w:spacing w:before="60" w:beforeAutospacing="0" w:after="60" w:afterAutospacing="0"/>
        <w:rPr>
          <w:color w:val="000000" w:themeColor="text1"/>
        </w:rPr>
      </w:pPr>
      <w:r>
        <w:rPr>
          <w:color w:val="000000" w:themeColor="text1"/>
        </w:rPr>
        <w:t xml:space="preserve">Executive Office of the President. (2016). </w:t>
      </w:r>
      <w:r w:rsidR="00F609BF" w:rsidRPr="00F609BF">
        <w:rPr>
          <w:i/>
          <w:color w:val="000000" w:themeColor="text1"/>
        </w:rPr>
        <w:t>Artificial Intelligence, Automation and the Economy</w:t>
      </w:r>
      <w:r w:rsidR="00F609BF">
        <w:rPr>
          <w:color w:val="000000" w:themeColor="text1"/>
        </w:rPr>
        <w:t>.</w:t>
      </w:r>
      <w:hyperlink r:id="rId11" w:history="1">
        <w:r w:rsidR="00AF4148" w:rsidRPr="0081719F">
          <w:rPr>
            <w:rStyle w:val="Hyperlink"/>
          </w:rPr>
          <w:t>https://www.whitehouse.gov/sites/whitehouse.gov/files/images/EMBARGOED%20AI%20Economy%20Report.pdf</w:t>
        </w:r>
      </w:hyperlink>
      <w:r w:rsidR="00AF4148">
        <w:rPr>
          <w:color w:val="000000" w:themeColor="text1"/>
        </w:rPr>
        <w:t xml:space="preserve"> Accessed 21</w:t>
      </w:r>
      <w:r w:rsidR="00AF4148" w:rsidRPr="00AF4148">
        <w:rPr>
          <w:color w:val="000000" w:themeColor="text1"/>
          <w:vertAlign w:val="superscript"/>
        </w:rPr>
        <w:t>st</w:t>
      </w:r>
      <w:r w:rsidR="00AF4148">
        <w:rPr>
          <w:color w:val="000000" w:themeColor="text1"/>
        </w:rPr>
        <w:t xml:space="preserve"> March 2018.</w:t>
      </w:r>
    </w:p>
    <w:p w14:paraId="2F685C8B" w14:textId="545D9D90" w:rsidR="00002992" w:rsidRDefault="00002992" w:rsidP="005962FE">
      <w:pPr>
        <w:pStyle w:val="NormalWeb"/>
        <w:spacing w:before="60" w:beforeAutospacing="0" w:after="60" w:afterAutospacing="0"/>
        <w:rPr>
          <w:color w:val="000000" w:themeColor="text1"/>
        </w:rPr>
      </w:pPr>
      <w:proofErr w:type="spellStart"/>
      <w:r>
        <w:rPr>
          <w:color w:val="000000" w:themeColor="text1"/>
        </w:rPr>
        <w:t>Felsen</w:t>
      </w:r>
      <w:proofErr w:type="spellEnd"/>
      <w:r>
        <w:rPr>
          <w:color w:val="000000" w:themeColor="text1"/>
        </w:rPr>
        <w:t xml:space="preserve">, J. (1975). Artificial intelligence techniques applied to reduction of uncertainty in decision analysis through learning. </w:t>
      </w:r>
      <w:r w:rsidRPr="00E84907">
        <w:rPr>
          <w:i/>
          <w:color w:val="000000" w:themeColor="text1"/>
        </w:rPr>
        <w:t>Journal of the Operational Research Society</w:t>
      </w:r>
      <w:r w:rsidRPr="00E84907">
        <w:rPr>
          <w:color w:val="000000" w:themeColor="text1"/>
        </w:rPr>
        <w:t xml:space="preserve">, </w:t>
      </w:r>
      <w:r>
        <w:rPr>
          <w:i/>
          <w:color w:val="000000" w:themeColor="text1"/>
        </w:rPr>
        <w:t>26</w:t>
      </w:r>
      <w:r>
        <w:rPr>
          <w:color w:val="000000" w:themeColor="text1"/>
        </w:rPr>
        <w:t>(3</w:t>
      </w:r>
      <w:r w:rsidRPr="00E84907">
        <w:rPr>
          <w:color w:val="000000" w:themeColor="text1"/>
        </w:rPr>
        <w:t>),</w:t>
      </w:r>
      <w:r>
        <w:rPr>
          <w:color w:val="000000" w:themeColor="text1"/>
        </w:rPr>
        <w:t xml:space="preserve"> 581-598</w:t>
      </w:r>
      <w:r w:rsidRPr="00E84907">
        <w:rPr>
          <w:color w:val="000000" w:themeColor="text1"/>
        </w:rPr>
        <w:t>.</w:t>
      </w:r>
    </w:p>
    <w:p w14:paraId="2177A486" w14:textId="75C66598" w:rsidR="00596CFE" w:rsidRPr="00E84907" w:rsidRDefault="00596CFE" w:rsidP="005962FE">
      <w:pPr>
        <w:spacing w:before="60" w:after="60"/>
        <w:rPr>
          <w:color w:val="000000" w:themeColor="text1"/>
        </w:rPr>
      </w:pPr>
      <w:proofErr w:type="spellStart"/>
      <w:r w:rsidRPr="00E84907">
        <w:rPr>
          <w:color w:val="000000" w:themeColor="text1"/>
        </w:rPr>
        <w:t>Fildes</w:t>
      </w:r>
      <w:proofErr w:type="spellEnd"/>
      <w:r w:rsidRPr="00E84907">
        <w:rPr>
          <w:color w:val="000000" w:themeColor="text1"/>
        </w:rPr>
        <w:t>, R.</w:t>
      </w:r>
      <w:r w:rsidR="00E84907">
        <w:rPr>
          <w:color w:val="000000" w:themeColor="text1"/>
        </w:rPr>
        <w:t>,</w:t>
      </w:r>
      <w:r w:rsidRPr="00E84907">
        <w:rPr>
          <w:color w:val="000000" w:themeColor="text1"/>
        </w:rPr>
        <w:t xml:space="preserve"> </w:t>
      </w:r>
      <w:r w:rsidR="00E84907">
        <w:rPr>
          <w:color w:val="000000" w:themeColor="text1"/>
        </w:rPr>
        <w:t>&amp;</w:t>
      </w:r>
      <w:r w:rsidR="00876E2C" w:rsidRPr="00E84907">
        <w:rPr>
          <w:color w:val="000000" w:themeColor="text1"/>
        </w:rPr>
        <w:t xml:space="preserve"> </w:t>
      </w:r>
      <w:proofErr w:type="spellStart"/>
      <w:r w:rsidR="00876E2C" w:rsidRPr="00E84907">
        <w:rPr>
          <w:color w:val="000000" w:themeColor="text1"/>
        </w:rPr>
        <w:t>Ranyard</w:t>
      </w:r>
      <w:proofErr w:type="spellEnd"/>
      <w:r w:rsidR="00876E2C" w:rsidRPr="00E84907">
        <w:rPr>
          <w:color w:val="000000" w:themeColor="text1"/>
        </w:rPr>
        <w:t xml:space="preserve">, J. </w:t>
      </w:r>
      <w:r w:rsidRPr="00E84907">
        <w:rPr>
          <w:color w:val="000000" w:themeColor="text1"/>
        </w:rPr>
        <w:t xml:space="preserve">(1997). Success and Survival of Operational Research Groups – A Review. </w:t>
      </w:r>
      <w:r w:rsidRPr="00E84907">
        <w:rPr>
          <w:i/>
          <w:color w:val="000000" w:themeColor="text1"/>
        </w:rPr>
        <w:t>Journal of the Operational Research Society</w:t>
      </w:r>
      <w:r w:rsidRPr="00E84907">
        <w:rPr>
          <w:color w:val="000000" w:themeColor="text1"/>
        </w:rPr>
        <w:t xml:space="preserve">, </w:t>
      </w:r>
      <w:r w:rsidRPr="00E84907">
        <w:rPr>
          <w:i/>
          <w:color w:val="000000" w:themeColor="text1"/>
        </w:rPr>
        <w:t>48</w:t>
      </w:r>
      <w:r w:rsidRPr="00E84907">
        <w:rPr>
          <w:color w:val="000000" w:themeColor="text1"/>
        </w:rPr>
        <w:t>(4)</w:t>
      </w:r>
      <w:r w:rsidR="00E84907" w:rsidRPr="00E84907">
        <w:rPr>
          <w:color w:val="000000" w:themeColor="text1"/>
        </w:rPr>
        <w:t>,</w:t>
      </w:r>
      <w:r w:rsidRPr="00E84907">
        <w:rPr>
          <w:color w:val="000000" w:themeColor="text1"/>
        </w:rPr>
        <w:t xml:space="preserve"> 336-360.</w:t>
      </w:r>
    </w:p>
    <w:p w14:paraId="344D1E04" w14:textId="1065138E" w:rsidR="00383039" w:rsidRPr="00E84907" w:rsidRDefault="00F760E3" w:rsidP="005962FE">
      <w:pPr>
        <w:pStyle w:val="NormalWeb"/>
        <w:spacing w:before="60" w:beforeAutospacing="0" w:after="60" w:afterAutospacing="0"/>
        <w:rPr>
          <w:color w:val="000000" w:themeColor="text1"/>
        </w:rPr>
      </w:pPr>
      <w:proofErr w:type="spellStart"/>
      <w:r w:rsidRPr="00E84907">
        <w:rPr>
          <w:color w:val="000000" w:themeColor="text1"/>
        </w:rPr>
        <w:t>Fildes</w:t>
      </w:r>
      <w:proofErr w:type="spellEnd"/>
      <w:r w:rsidRPr="00E84907">
        <w:rPr>
          <w:color w:val="000000" w:themeColor="text1"/>
        </w:rPr>
        <w:t xml:space="preserve">, R., </w:t>
      </w:r>
      <w:proofErr w:type="spellStart"/>
      <w:r w:rsidRPr="00E84907">
        <w:rPr>
          <w:color w:val="000000" w:themeColor="text1"/>
        </w:rPr>
        <w:t>Ranyard</w:t>
      </w:r>
      <w:proofErr w:type="spellEnd"/>
      <w:r w:rsidRPr="00E84907">
        <w:rPr>
          <w:color w:val="000000" w:themeColor="text1"/>
        </w:rPr>
        <w:t>, J.</w:t>
      </w:r>
      <w:r w:rsidR="00E84907">
        <w:rPr>
          <w:color w:val="000000" w:themeColor="text1"/>
        </w:rPr>
        <w:t>,</w:t>
      </w:r>
      <w:r w:rsidRPr="00E84907">
        <w:rPr>
          <w:color w:val="000000" w:themeColor="text1"/>
        </w:rPr>
        <w:t xml:space="preserve"> </w:t>
      </w:r>
      <w:r w:rsidR="00E84907">
        <w:rPr>
          <w:color w:val="000000" w:themeColor="text1"/>
        </w:rPr>
        <w:t>&amp;</w:t>
      </w:r>
      <w:r w:rsidRPr="00E84907">
        <w:rPr>
          <w:color w:val="000000" w:themeColor="text1"/>
        </w:rPr>
        <w:t xml:space="preserve"> Hun, T-I. (2015). </w:t>
      </w:r>
      <w:r w:rsidR="00383039" w:rsidRPr="00E84907">
        <w:rPr>
          <w:color w:val="000000" w:themeColor="text1"/>
        </w:rPr>
        <w:t xml:space="preserve">Reassessing the scope of OR practice: the influences of problem structuring methods and the analytics movement. </w:t>
      </w:r>
      <w:r w:rsidR="009357EE" w:rsidRPr="00E84907">
        <w:rPr>
          <w:i/>
          <w:color w:val="000000" w:themeColor="text1"/>
        </w:rPr>
        <w:t>European Journal of</w:t>
      </w:r>
      <w:r w:rsidR="005F19DC" w:rsidRPr="00E84907">
        <w:rPr>
          <w:i/>
          <w:color w:val="000000" w:themeColor="text1"/>
        </w:rPr>
        <w:t xml:space="preserve"> Oper</w:t>
      </w:r>
      <w:r w:rsidR="009357EE" w:rsidRPr="00E84907">
        <w:rPr>
          <w:i/>
          <w:color w:val="000000" w:themeColor="text1"/>
        </w:rPr>
        <w:t>ational Research</w:t>
      </w:r>
      <w:r w:rsidR="009357EE" w:rsidRPr="00E84907">
        <w:rPr>
          <w:color w:val="000000" w:themeColor="text1"/>
        </w:rPr>
        <w:t xml:space="preserve">, </w:t>
      </w:r>
      <w:r w:rsidR="009357EE" w:rsidRPr="00E84907">
        <w:rPr>
          <w:i/>
          <w:color w:val="000000" w:themeColor="text1"/>
        </w:rPr>
        <w:t>245</w:t>
      </w:r>
      <w:r w:rsidR="009357EE" w:rsidRPr="00E84907">
        <w:rPr>
          <w:color w:val="000000" w:themeColor="text1"/>
        </w:rPr>
        <w:t>(1)</w:t>
      </w:r>
      <w:r w:rsidR="00B25549">
        <w:rPr>
          <w:color w:val="000000" w:themeColor="text1"/>
        </w:rPr>
        <w:t>,</w:t>
      </w:r>
      <w:r w:rsidR="009357EE" w:rsidRPr="00E84907">
        <w:rPr>
          <w:color w:val="000000" w:themeColor="text1"/>
        </w:rPr>
        <w:t xml:space="preserve"> 1-13</w:t>
      </w:r>
      <w:r w:rsidR="005F19DC" w:rsidRPr="00E84907">
        <w:rPr>
          <w:color w:val="000000" w:themeColor="text1"/>
        </w:rPr>
        <w:t>.</w:t>
      </w:r>
      <w:r w:rsidR="00383039" w:rsidRPr="00E84907">
        <w:rPr>
          <w:color w:val="000000" w:themeColor="text1"/>
        </w:rPr>
        <w:t xml:space="preserve"> </w:t>
      </w:r>
    </w:p>
    <w:p w14:paraId="2D03F1E8" w14:textId="1717720A" w:rsidR="00A05568" w:rsidRPr="001D4CA7" w:rsidRDefault="00A05568" w:rsidP="005962FE">
      <w:pPr>
        <w:pStyle w:val="NormalWeb"/>
        <w:spacing w:before="60" w:beforeAutospacing="0" w:after="60" w:afterAutospacing="0"/>
        <w:rPr>
          <w:color w:val="000000" w:themeColor="text1"/>
        </w:rPr>
      </w:pPr>
      <w:r>
        <w:rPr>
          <w:rFonts w:ascii="TimesNewRomanPSMT" w:hAnsi="TimesNewRomanPSMT" w:cs="TimesNewRomanPSMT"/>
          <w:color w:val="000000" w:themeColor="text1"/>
        </w:rPr>
        <w:t>Finlay, P.N. (</w:t>
      </w:r>
      <w:r w:rsidR="001D4CA7">
        <w:rPr>
          <w:rFonts w:ascii="TimesNewRomanPSMT" w:hAnsi="TimesNewRomanPSMT" w:cs="TimesNewRomanPSMT"/>
          <w:color w:val="000000" w:themeColor="text1"/>
        </w:rPr>
        <w:t xml:space="preserve">1989). Experiences in developing an expert system for MBA admissions. </w:t>
      </w:r>
      <w:r w:rsidR="001D4CA7" w:rsidRPr="00E84907">
        <w:rPr>
          <w:i/>
          <w:color w:val="000000" w:themeColor="text1"/>
        </w:rPr>
        <w:t>Journal of the Operational Research Society</w:t>
      </w:r>
      <w:r w:rsidR="001D4CA7" w:rsidRPr="00E84907">
        <w:rPr>
          <w:color w:val="000000" w:themeColor="text1"/>
        </w:rPr>
        <w:t xml:space="preserve">, </w:t>
      </w:r>
      <w:r w:rsidR="001D4CA7">
        <w:rPr>
          <w:i/>
          <w:color w:val="000000" w:themeColor="text1"/>
        </w:rPr>
        <w:t>40</w:t>
      </w:r>
      <w:r w:rsidR="001D4CA7">
        <w:rPr>
          <w:color w:val="000000" w:themeColor="text1"/>
        </w:rPr>
        <w:t>(7</w:t>
      </w:r>
      <w:r w:rsidR="001D4CA7" w:rsidRPr="00E84907">
        <w:rPr>
          <w:color w:val="000000" w:themeColor="text1"/>
        </w:rPr>
        <w:t>),</w:t>
      </w:r>
      <w:r w:rsidR="001D4CA7">
        <w:rPr>
          <w:color w:val="000000" w:themeColor="text1"/>
        </w:rPr>
        <w:t xml:space="preserve"> 625-635</w:t>
      </w:r>
      <w:r w:rsidR="001D4CA7" w:rsidRPr="00E84907">
        <w:rPr>
          <w:color w:val="000000" w:themeColor="text1"/>
        </w:rPr>
        <w:t>.</w:t>
      </w:r>
    </w:p>
    <w:p w14:paraId="24D0BCF5" w14:textId="2F0AE7F4" w:rsidR="00A94B44" w:rsidRPr="00581726" w:rsidRDefault="00A94B44" w:rsidP="005962FE">
      <w:pPr>
        <w:pStyle w:val="NormalWeb"/>
        <w:spacing w:before="60" w:beforeAutospacing="0" w:after="60" w:afterAutospacing="0"/>
        <w:rPr>
          <w:color w:val="000000" w:themeColor="text1"/>
        </w:rPr>
      </w:pPr>
      <w:r>
        <w:rPr>
          <w:rFonts w:ascii="TimesNewRomanPSMT" w:hAnsi="TimesNewRomanPSMT" w:cs="TimesNewRomanPSMT"/>
          <w:color w:val="000000" w:themeColor="text1"/>
        </w:rPr>
        <w:t xml:space="preserve">Finlay, P.N., </w:t>
      </w:r>
      <w:proofErr w:type="spellStart"/>
      <w:r>
        <w:rPr>
          <w:rFonts w:ascii="TimesNewRomanPSMT" w:hAnsi="TimesNewRomanPSMT" w:cs="TimesNewRomanPSMT"/>
          <w:color w:val="000000" w:themeColor="text1"/>
        </w:rPr>
        <w:t>Forsey</w:t>
      </w:r>
      <w:proofErr w:type="spellEnd"/>
      <w:r>
        <w:rPr>
          <w:rFonts w:ascii="TimesNewRomanPSMT" w:hAnsi="TimesNewRomanPSMT" w:cs="TimesNewRomanPSMT"/>
          <w:color w:val="000000" w:themeColor="text1"/>
        </w:rPr>
        <w:t xml:space="preserve">, G.J., &amp; Wilson, J.M. (1988). </w:t>
      </w:r>
      <w:r w:rsidR="00581726">
        <w:rPr>
          <w:rFonts w:ascii="TimesNewRomanPSMT" w:hAnsi="TimesNewRomanPSMT" w:cs="TimesNewRomanPSMT"/>
          <w:color w:val="000000" w:themeColor="text1"/>
        </w:rPr>
        <w:t xml:space="preserve"> The validation of expert systems – contrasts with traditional methods. </w:t>
      </w:r>
      <w:r w:rsidRPr="00E84907">
        <w:rPr>
          <w:i/>
          <w:color w:val="000000" w:themeColor="text1"/>
        </w:rPr>
        <w:t>Journal of the Operational Research Society</w:t>
      </w:r>
      <w:r w:rsidRPr="00E84907">
        <w:rPr>
          <w:color w:val="000000" w:themeColor="text1"/>
        </w:rPr>
        <w:t xml:space="preserve">, </w:t>
      </w:r>
      <w:r>
        <w:rPr>
          <w:i/>
          <w:color w:val="000000" w:themeColor="text1"/>
        </w:rPr>
        <w:t>39</w:t>
      </w:r>
      <w:r w:rsidR="00581726">
        <w:rPr>
          <w:color w:val="000000" w:themeColor="text1"/>
        </w:rPr>
        <w:t>(10</w:t>
      </w:r>
      <w:r w:rsidRPr="00E84907">
        <w:rPr>
          <w:color w:val="000000" w:themeColor="text1"/>
        </w:rPr>
        <w:t>),</w:t>
      </w:r>
      <w:r>
        <w:rPr>
          <w:color w:val="000000" w:themeColor="text1"/>
        </w:rPr>
        <w:t xml:space="preserve"> </w:t>
      </w:r>
      <w:r w:rsidR="00581726">
        <w:rPr>
          <w:color w:val="000000" w:themeColor="text1"/>
        </w:rPr>
        <w:t>933</w:t>
      </w:r>
      <w:r>
        <w:rPr>
          <w:color w:val="000000" w:themeColor="text1"/>
        </w:rPr>
        <w:t>-</w:t>
      </w:r>
      <w:r w:rsidR="00581726">
        <w:rPr>
          <w:color w:val="000000" w:themeColor="text1"/>
        </w:rPr>
        <w:t>938</w:t>
      </w:r>
      <w:r w:rsidRPr="00E84907">
        <w:rPr>
          <w:color w:val="000000" w:themeColor="text1"/>
        </w:rPr>
        <w:t>.</w:t>
      </w:r>
    </w:p>
    <w:p w14:paraId="34997166" w14:textId="649C380A" w:rsidR="00731DBE" w:rsidRDefault="00731DBE" w:rsidP="005962FE">
      <w:pPr>
        <w:pStyle w:val="NormalWeb"/>
        <w:spacing w:before="60" w:beforeAutospacing="0" w:after="60" w:afterAutospacing="0"/>
        <w:rPr>
          <w:rFonts w:ascii="TimesNewRomanPSMT" w:hAnsi="TimesNewRomanPSMT" w:cs="TimesNewRomanPSMT"/>
          <w:color w:val="000000" w:themeColor="text1"/>
        </w:rPr>
      </w:pPr>
      <w:proofErr w:type="spellStart"/>
      <w:r>
        <w:rPr>
          <w:rFonts w:ascii="TimesNewRomanPSMT" w:hAnsi="TimesNewRomanPSMT" w:cs="TimesNewRomanPSMT"/>
          <w:color w:val="000000" w:themeColor="text1"/>
        </w:rPr>
        <w:t>Flitman</w:t>
      </w:r>
      <w:proofErr w:type="spellEnd"/>
      <w:r>
        <w:rPr>
          <w:rFonts w:ascii="TimesNewRomanPSMT" w:hAnsi="TimesNewRomanPSMT" w:cs="TimesNewRomanPSMT"/>
          <w:color w:val="000000" w:themeColor="text1"/>
        </w:rPr>
        <w:t xml:space="preserve">, A.M., &amp; </w:t>
      </w:r>
      <w:proofErr w:type="spellStart"/>
      <w:r>
        <w:rPr>
          <w:rFonts w:ascii="TimesNewRomanPSMT" w:hAnsi="TimesNewRomanPSMT" w:cs="TimesNewRomanPSMT"/>
          <w:color w:val="000000" w:themeColor="text1"/>
        </w:rPr>
        <w:t>Hurrion</w:t>
      </w:r>
      <w:proofErr w:type="spellEnd"/>
      <w:r>
        <w:rPr>
          <w:rFonts w:ascii="TimesNewRomanPSMT" w:hAnsi="TimesNewRomanPSMT" w:cs="TimesNewRomanPSMT"/>
          <w:color w:val="000000" w:themeColor="text1"/>
        </w:rPr>
        <w:t xml:space="preserve">, R.D. (1987). </w:t>
      </w:r>
      <w:r w:rsidRPr="00E84907">
        <w:rPr>
          <w:i/>
          <w:color w:val="000000" w:themeColor="text1"/>
        </w:rPr>
        <w:t>Journal of the Operational Research Society</w:t>
      </w:r>
      <w:r w:rsidRPr="00E84907">
        <w:rPr>
          <w:color w:val="000000" w:themeColor="text1"/>
        </w:rPr>
        <w:t xml:space="preserve">, </w:t>
      </w:r>
      <w:r>
        <w:rPr>
          <w:i/>
          <w:color w:val="000000" w:themeColor="text1"/>
        </w:rPr>
        <w:t>38</w:t>
      </w:r>
      <w:r>
        <w:rPr>
          <w:color w:val="000000" w:themeColor="text1"/>
        </w:rPr>
        <w:t>(8</w:t>
      </w:r>
      <w:r w:rsidRPr="00E84907">
        <w:rPr>
          <w:color w:val="000000" w:themeColor="text1"/>
        </w:rPr>
        <w:t>),</w:t>
      </w:r>
      <w:r>
        <w:rPr>
          <w:color w:val="000000" w:themeColor="text1"/>
        </w:rPr>
        <w:t xml:space="preserve"> 723-733</w:t>
      </w:r>
      <w:r w:rsidRPr="00E84907">
        <w:rPr>
          <w:color w:val="000000" w:themeColor="text1"/>
        </w:rPr>
        <w:t>.</w:t>
      </w:r>
    </w:p>
    <w:p w14:paraId="1A91370D" w14:textId="77777777" w:rsidR="00355699" w:rsidRPr="00E84907" w:rsidRDefault="00355699" w:rsidP="005962FE">
      <w:pPr>
        <w:pStyle w:val="NormalWeb"/>
        <w:spacing w:before="60" w:beforeAutospacing="0" w:after="60" w:afterAutospacing="0"/>
        <w:rPr>
          <w:rFonts w:ascii="TimesNewRomanPSMT" w:hAnsi="TimesNewRomanPSMT" w:cs="TimesNewRomanPSMT"/>
          <w:color w:val="000000" w:themeColor="text1"/>
        </w:rPr>
      </w:pPr>
      <w:r w:rsidRPr="00E84907">
        <w:rPr>
          <w:rFonts w:ascii="TimesNewRomanPSMT" w:hAnsi="TimesNewRomanPSMT" w:cs="TimesNewRomanPSMT"/>
          <w:color w:val="000000" w:themeColor="text1"/>
        </w:rPr>
        <w:t xml:space="preserve">Foer, F. (2017). </w:t>
      </w:r>
      <w:r w:rsidRPr="00E84907">
        <w:rPr>
          <w:rFonts w:ascii="TimesNewRomanPSMT" w:hAnsi="TimesNewRomanPSMT" w:cs="TimesNewRomanPSMT"/>
          <w:i/>
          <w:color w:val="000000" w:themeColor="text1"/>
        </w:rPr>
        <w:t>World Without Mind: The Existential Threat of Big Tech</w:t>
      </w:r>
      <w:r w:rsidRPr="00E84907">
        <w:rPr>
          <w:rFonts w:ascii="TimesNewRomanPSMT" w:hAnsi="TimesNewRomanPSMT" w:cs="TimesNewRomanPSMT"/>
          <w:color w:val="000000" w:themeColor="text1"/>
        </w:rPr>
        <w:t>. London: Jonathan Cape.</w:t>
      </w:r>
    </w:p>
    <w:p w14:paraId="14ED0BDA" w14:textId="77777777" w:rsidR="00355699" w:rsidRPr="00E84907" w:rsidRDefault="00355699" w:rsidP="005962FE">
      <w:pPr>
        <w:pStyle w:val="NormalWeb"/>
        <w:spacing w:before="60" w:beforeAutospacing="0" w:after="60" w:afterAutospacing="0"/>
        <w:rPr>
          <w:rFonts w:ascii="TimesNewRomanPSMT" w:hAnsi="TimesNewRomanPSMT" w:cs="TimesNewRomanPSMT"/>
          <w:color w:val="000000" w:themeColor="text1"/>
        </w:rPr>
      </w:pPr>
      <w:r w:rsidRPr="00E84907">
        <w:rPr>
          <w:rFonts w:ascii="TimesNewRomanPSMT" w:hAnsi="TimesNewRomanPSMT" w:cs="TimesNewRomanPSMT"/>
          <w:color w:val="000000" w:themeColor="text1"/>
        </w:rPr>
        <w:t xml:space="preserve">Ford, M. (2015). </w:t>
      </w:r>
      <w:r w:rsidRPr="00E84907">
        <w:rPr>
          <w:rFonts w:ascii="TimesNewRomanPSMT" w:hAnsi="TimesNewRomanPSMT" w:cs="TimesNewRomanPSMT"/>
          <w:i/>
          <w:color w:val="000000" w:themeColor="text1"/>
        </w:rPr>
        <w:t>The Rise of the Robots: Technology and the Threat of Mass Unemployment</w:t>
      </w:r>
      <w:r w:rsidRPr="00E84907">
        <w:rPr>
          <w:rFonts w:ascii="TimesNewRomanPSMT" w:hAnsi="TimesNewRomanPSMT" w:cs="TimesNewRomanPSMT"/>
          <w:color w:val="000000" w:themeColor="text1"/>
        </w:rPr>
        <w:t xml:space="preserve">. London: </w:t>
      </w:r>
      <w:proofErr w:type="spellStart"/>
      <w:r w:rsidRPr="00E84907">
        <w:rPr>
          <w:rFonts w:ascii="TimesNewRomanPSMT" w:hAnsi="TimesNewRomanPSMT" w:cs="TimesNewRomanPSMT"/>
          <w:color w:val="000000" w:themeColor="text1"/>
        </w:rPr>
        <w:t>Oneworld</w:t>
      </w:r>
      <w:proofErr w:type="spellEnd"/>
      <w:r w:rsidRPr="00E84907">
        <w:rPr>
          <w:rFonts w:ascii="TimesNewRomanPSMT" w:hAnsi="TimesNewRomanPSMT" w:cs="TimesNewRomanPSMT"/>
          <w:color w:val="000000" w:themeColor="text1"/>
        </w:rPr>
        <w:t>.</w:t>
      </w:r>
    </w:p>
    <w:p w14:paraId="7E12D6FD" w14:textId="5C0CC4DA" w:rsidR="00961F93" w:rsidRDefault="00961F93" w:rsidP="005962FE">
      <w:pPr>
        <w:spacing w:before="60" w:after="60"/>
        <w:rPr>
          <w:rFonts w:eastAsia="Times New Roman"/>
          <w:color w:val="333333"/>
          <w:spacing w:val="2"/>
          <w:shd w:val="clear" w:color="auto" w:fill="FCFCFC"/>
        </w:rPr>
      </w:pPr>
      <w:r>
        <w:rPr>
          <w:rFonts w:eastAsia="Times New Roman"/>
          <w:color w:val="333333"/>
          <w:spacing w:val="2"/>
          <w:shd w:val="clear" w:color="auto" w:fill="FCFCFC"/>
        </w:rPr>
        <w:t>Frey, C.B. &amp; Osborne, M.A. (2013).</w:t>
      </w:r>
      <w:r w:rsidR="00172120">
        <w:rPr>
          <w:rFonts w:eastAsia="Times New Roman"/>
          <w:color w:val="333333"/>
          <w:spacing w:val="2"/>
          <w:shd w:val="clear" w:color="auto" w:fill="FCFCFC"/>
        </w:rPr>
        <w:t xml:space="preserve"> </w:t>
      </w:r>
      <w:r w:rsidR="00172120" w:rsidRPr="002F4FA6">
        <w:rPr>
          <w:rFonts w:eastAsia="Times New Roman"/>
          <w:i/>
          <w:color w:val="333333"/>
          <w:spacing w:val="2"/>
          <w:shd w:val="clear" w:color="auto" w:fill="FCFCFC"/>
        </w:rPr>
        <w:t>The Future of Employment: How Suscepti</w:t>
      </w:r>
      <w:r w:rsidR="002F4FA6" w:rsidRPr="002F4FA6">
        <w:rPr>
          <w:rFonts w:eastAsia="Times New Roman"/>
          <w:i/>
          <w:color w:val="333333"/>
          <w:spacing w:val="2"/>
          <w:shd w:val="clear" w:color="auto" w:fill="FCFCFC"/>
        </w:rPr>
        <w:t>ble are Jobs to Computerization?</w:t>
      </w:r>
      <w:r w:rsidR="002F4FA6">
        <w:rPr>
          <w:rFonts w:eastAsia="Times New Roman"/>
          <w:color w:val="333333"/>
          <w:spacing w:val="2"/>
          <w:shd w:val="clear" w:color="auto" w:fill="FCFCFC"/>
        </w:rPr>
        <w:t xml:space="preserve"> Oxford: Oxford Martin School.</w:t>
      </w:r>
      <w:r w:rsidR="003868A8">
        <w:rPr>
          <w:rFonts w:eastAsia="Times New Roman"/>
          <w:color w:val="333333"/>
          <w:spacing w:val="2"/>
          <w:shd w:val="clear" w:color="auto" w:fill="FCFCFC"/>
        </w:rPr>
        <w:t xml:space="preserve"> </w:t>
      </w:r>
      <w:hyperlink r:id="rId12" w:history="1">
        <w:r w:rsidR="003868A8" w:rsidRPr="0081719F">
          <w:rPr>
            <w:rStyle w:val="Hyperlink"/>
            <w:rFonts w:eastAsia="Times New Roman"/>
            <w:spacing w:val="2"/>
            <w:shd w:val="clear" w:color="auto" w:fill="FCFCFC"/>
          </w:rPr>
          <w:t>https://www.oxfordmartin.ox.ac.uk/downloads/academic/The_Future_of_Employment.pdf</w:t>
        </w:r>
      </w:hyperlink>
      <w:r w:rsidR="003868A8">
        <w:rPr>
          <w:rFonts w:eastAsia="Times New Roman"/>
          <w:color w:val="333333"/>
          <w:spacing w:val="2"/>
          <w:shd w:val="clear" w:color="auto" w:fill="FCFCFC"/>
        </w:rPr>
        <w:t xml:space="preserve"> Accessed 27th March 2018.</w:t>
      </w:r>
    </w:p>
    <w:p w14:paraId="788C47DD" w14:textId="5ABEDA06" w:rsidR="00D174E8" w:rsidRPr="000A40C6" w:rsidRDefault="00D174E8" w:rsidP="005962FE">
      <w:pPr>
        <w:spacing w:before="60" w:after="60"/>
        <w:rPr>
          <w:rFonts w:eastAsia="Times New Roman"/>
        </w:rPr>
      </w:pPr>
      <w:proofErr w:type="spellStart"/>
      <w:r w:rsidRPr="000A40C6">
        <w:rPr>
          <w:rFonts w:eastAsia="Times New Roman"/>
          <w:color w:val="333333"/>
          <w:spacing w:val="2"/>
          <w:shd w:val="clear" w:color="auto" w:fill="FCFCFC"/>
        </w:rPr>
        <w:t>Gendreau</w:t>
      </w:r>
      <w:proofErr w:type="spellEnd"/>
      <w:r w:rsidRPr="000A40C6">
        <w:rPr>
          <w:rFonts w:eastAsia="Times New Roman"/>
          <w:color w:val="333333"/>
          <w:spacing w:val="2"/>
          <w:shd w:val="clear" w:color="auto" w:fill="FCFCFC"/>
        </w:rPr>
        <w:t xml:space="preserve">, </w:t>
      </w:r>
      <w:r w:rsidR="000A40C6">
        <w:rPr>
          <w:rFonts w:eastAsia="Times New Roman"/>
          <w:color w:val="333333"/>
          <w:spacing w:val="2"/>
          <w:shd w:val="clear" w:color="auto" w:fill="FCFCFC"/>
        </w:rPr>
        <w:t>M., &amp;</w:t>
      </w:r>
      <w:r w:rsidRPr="000A40C6">
        <w:rPr>
          <w:rFonts w:eastAsia="Times New Roman"/>
          <w:color w:val="333333"/>
          <w:spacing w:val="2"/>
          <w:shd w:val="clear" w:color="auto" w:fill="FCFCFC"/>
        </w:rPr>
        <w:t xml:space="preserve"> Potvin</w:t>
      </w:r>
      <w:r w:rsidR="000A40C6">
        <w:rPr>
          <w:rFonts w:eastAsia="Times New Roman"/>
          <w:color w:val="333333"/>
          <w:spacing w:val="2"/>
          <w:shd w:val="clear" w:color="auto" w:fill="FCFCFC"/>
        </w:rPr>
        <w:t xml:space="preserve">, </w:t>
      </w:r>
      <w:r w:rsidR="000A40C6" w:rsidRPr="000A40C6">
        <w:rPr>
          <w:rFonts w:eastAsia="Times New Roman"/>
          <w:color w:val="333333"/>
          <w:spacing w:val="2"/>
          <w:shd w:val="clear" w:color="auto" w:fill="FCFCFC"/>
        </w:rPr>
        <w:t>J.-Y</w:t>
      </w:r>
      <w:r w:rsidRPr="000A40C6">
        <w:rPr>
          <w:rFonts w:eastAsia="Times New Roman"/>
          <w:color w:val="333333"/>
          <w:spacing w:val="2"/>
          <w:shd w:val="clear" w:color="auto" w:fill="FCFCFC"/>
        </w:rPr>
        <w:t>.</w:t>
      </w:r>
      <w:r w:rsidRPr="000A40C6">
        <w:rPr>
          <w:rStyle w:val="apple-converted-space"/>
          <w:rFonts w:eastAsia="Times New Roman"/>
          <w:color w:val="333333"/>
          <w:spacing w:val="2"/>
          <w:shd w:val="clear" w:color="auto" w:fill="FCFCFC"/>
        </w:rPr>
        <w:t> </w:t>
      </w:r>
      <w:r w:rsidR="000A40C6">
        <w:rPr>
          <w:rStyle w:val="apple-converted-space"/>
          <w:rFonts w:eastAsia="Times New Roman"/>
          <w:color w:val="333333"/>
          <w:spacing w:val="2"/>
          <w:shd w:val="clear" w:color="auto" w:fill="FCFCFC"/>
        </w:rPr>
        <w:t xml:space="preserve">(2010). </w:t>
      </w:r>
      <w:r w:rsidRPr="000A40C6">
        <w:rPr>
          <w:rStyle w:val="Emphasis"/>
          <w:rFonts w:eastAsia="Times New Roman"/>
          <w:color w:val="333333"/>
          <w:spacing w:val="2"/>
        </w:rPr>
        <w:t>Handbook of Metaheuristics</w:t>
      </w:r>
      <w:r w:rsidRPr="000A40C6">
        <w:rPr>
          <w:rFonts w:eastAsia="Times New Roman"/>
          <w:color w:val="333333"/>
          <w:spacing w:val="2"/>
          <w:shd w:val="clear" w:color="auto" w:fill="FCFCFC"/>
        </w:rPr>
        <w:t xml:space="preserve">. </w:t>
      </w:r>
      <w:r w:rsidRPr="000A40C6">
        <w:rPr>
          <w:rFonts w:eastAsia="Times New Roman"/>
          <w:i/>
          <w:color w:val="333333"/>
          <w:spacing w:val="2"/>
          <w:shd w:val="clear" w:color="auto" w:fill="FCFCFC"/>
        </w:rPr>
        <w:t>International Series in Operations Research an</w:t>
      </w:r>
      <w:r w:rsidR="000A40C6" w:rsidRPr="000A40C6">
        <w:rPr>
          <w:rFonts w:eastAsia="Times New Roman"/>
          <w:i/>
          <w:color w:val="333333"/>
          <w:spacing w:val="2"/>
          <w:shd w:val="clear" w:color="auto" w:fill="FCFCFC"/>
        </w:rPr>
        <w:t>d Management Science, vol. 146</w:t>
      </w:r>
      <w:r w:rsidR="000A40C6">
        <w:rPr>
          <w:rFonts w:eastAsia="Times New Roman"/>
          <w:color w:val="333333"/>
          <w:spacing w:val="2"/>
          <w:shd w:val="clear" w:color="auto" w:fill="FCFCFC"/>
        </w:rPr>
        <w:t xml:space="preserve">. Berlin: </w:t>
      </w:r>
      <w:r w:rsidRPr="000A40C6">
        <w:rPr>
          <w:rFonts w:eastAsia="Times New Roman"/>
          <w:color w:val="333333"/>
          <w:spacing w:val="2"/>
          <w:shd w:val="clear" w:color="auto" w:fill="FCFCFC"/>
        </w:rPr>
        <w:t>Springer</w:t>
      </w:r>
      <w:r w:rsidR="000A40C6">
        <w:rPr>
          <w:rFonts w:eastAsia="Times New Roman"/>
          <w:color w:val="333333"/>
          <w:spacing w:val="2"/>
          <w:shd w:val="clear" w:color="auto" w:fill="FCFCFC"/>
        </w:rPr>
        <w:t>.</w:t>
      </w:r>
    </w:p>
    <w:p w14:paraId="61D9A22E" w14:textId="42611D87" w:rsidR="003C0DCB" w:rsidRPr="00322FB5" w:rsidRDefault="003C0DCB" w:rsidP="005962FE">
      <w:pPr>
        <w:pStyle w:val="NormalWeb"/>
        <w:spacing w:before="60" w:beforeAutospacing="0" w:after="60" w:afterAutospacing="0"/>
        <w:rPr>
          <w:color w:val="000000" w:themeColor="text1"/>
        </w:rPr>
      </w:pPr>
      <w:r w:rsidRPr="00322FB5">
        <w:rPr>
          <w:iCs/>
          <w:color w:val="000000" w:themeColor="text1"/>
        </w:rPr>
        <w:t>Government Office for Science. (2018</w:t>
      </w:r>
      <w:r w:rsidRPr="00725812">
        <w:rPr>
          <w:iCs/>
          <w:color w:val="000000" w:themeColor="text1"/>
        </w:rPr>
        <w:t xml:space="preserve">). Computational Modelling: Technological Futures. </w:t>
      </w:r>
      <w:hyperlink r:id="rId13" w:history="1">
        <w:r w:rsidRPr="00725812">
          <w:rPr>
            <w:rStyle w:val="Hyperlink"/>
            <w:iCs/>
            <w:color w:val="000000" w:themeColor="text1"/>
          </w:rPr>
          <w:t>https://www.gov.uk/government/uploads/system/uploads/attachment_data/file/682579/computational-modelling-blackett-review.pdf</w:t>
        </w:r>
      </w:hyperlink>
      <w:r w:rsidRPr="00725812">
        <w:rPr>
          <w:iCs/>
          <w:color w:val="000000" w:themeColor="text1"/>
        </w:rPr>
        <w:t xml:space="preserve"> </w:t>
      </w:r>
      <w:r w:rsidRPr="00322FB5">
        <w:rPr>
          <w:i/>
          <w:iCs/>
          <w:color w:val="000000" w:themeColor="text1"/>
        </w:rPr>
        <w:t xml:space="preserve"> </w:t>
      </w:r>
      <w:r w:rsidRPr="00322FB5">
        <w:rPr>
          <w:iCs/>
          <w:color w:val="000000" w:themeColor="text1"/>
        </w:rPr>
        <w:t>Accessed 20</w:t>
      </w:r>
      <w:r w:rsidRPr="00322FB5">
        <w:rPr>
          <w:iCs/>
          <w:color w:val="000000" w:themeColor="text1"/>
          <w:vertAlign w:val="superscript"/>
        </w:rPr>
        <w:t>th</w:t>
      </w:r>
      <w:r w:rsidRPr="00322FB5">
        <w:rPr>
          <w:iCs/>
          <w:color w:val="000000" w:themeColor="text1"/>
        </w:rPr>
        <w:t xml:space="preserve"> March 2018.</w:t>
      </w:r>
    </w:p>
    <w:p w14:paraId="26CF377D" w14:textId="362690CB" w:rsidR="007C38B5" w:rsidRDefault="007C38B5" w:rsidP="005962FE">
      <w:pPr>
        <w:pStyle w:val="NormalWeb"/>
        <w:spacing w:before="60" w:beforeAutospacing="0" w:after="60" w:afterAutospacing="0"/>
        <w:rPr>
          <w:color w:val="000000" w:themeColor="text1"/>
        </w:rPr>
      </w:pPr>
      <w:r>
        <w:rPr>
          <w:color w:val="000000" w:themeColor="text1"/>
        </w:rPr>
        <w:lastRenderedPageBreak/>
        <w:t>Gr</w:t>
      </w:r>
      <w:r w:rsidR="003C0DCB">
        <w:rPr>
          <w:color w:val="000000" w:themeColor="text1"/>
        </w:rPr>
        <w:t>ant, T.J. (1986). Lessons for OR from AI</w:t>
      </w:r>
      <w:r>
        <w:rPr>
          <w:color w:val="000000" w:themeColor="text1"/>
        </w:rPr>
        <w:t xml:space="preserve">: A scheduling case study. </w:t>
      </w:r>
      <w:r w:rsidRPr="00E84907">
        <w:rPr>
          <w:i/>
          <w:color w:val="000000" w:themeColor="text1"/>
        </w:rPr>
        <w:t>Journal of the Operational Research Society</w:t>
      </w:r>
      <w:r w:rsidRPr="00E84907">
        <w:rPr>
          <w:color w:val="000000" w:themeColor="text1"/>
        </w:rPr>
        <w:t xml:space="preserve">, </w:t>
      </w:r>
      <w:r>
        <w:rPr>
          <w:i/>
          <w:color w:val="000000" w:themeColor="text1"/>
        </w:rPr>
        <w:t>37</w:t>
      </w:r>
      <w:r>
        <w:rPr>
          <w:color w:val="000000" w:themeColor="text1"/>
        </w:rPr>
        <w:t>(1</w:t>
      </w:r>
      <w:r w:rsidRPr="00E84907">
        <w:rPr>
          <w:color w:val="000000" w:themeColor="text1"/>
        </w:rPr>
        <w:t xml:space="preserve">), </w:t>
      </w:r>
      <w:r>
        <w:rPr>
          <w:color w:val="000000" w:themeColor="text1"/>
        </w:rPr>
        <w:t>41</w:t>
      </w:r>
      <w:r w:rsidRPr="00E84907">
        <w:rPr>
          <w:color w:val="000000" w:themeColor="text1"/>
        </w:rPr>
        <w:t>-</w:t>
      </w:r>
      <w:r>
        <w:rPr>
          <w:color w:val="000000" w:themeColor="text1"/>
        </w:rPr>
        <w:t>57</w:t>
      </w:r>
      <w:r w:rsidR="00335CFE">
        <w:rPr>
          <w:color w:val="000000" w:themeColor="text1"/>
        </w:rPr>
        <w:t>.</w:t>
      </w:r>
    </w:p>
    <w:p w14:paraId="7CD76D4F" w14:textId="02C46718" w:rsidR="00B73422" w:rsidRDefault="00B73422" w:rsidP="005962FE">
      <w:pPr>
        <w:pStyle w:val="NormalWeb"/>
        <w:spacing w:before="60" w:beforeAutospacing="0" w:after="60" w:afterAutospacing="0"/>
        <w:rPr>
          <w:color w:val="000000" w:themeColor="text1"/>
        </w:rPr>
      </w:pPr>
      <w:r>
        <w:rPr>
          <w:color w:val="000000" w:themeColor="text1"/>
        </w:rPr>
        <w:t xml:space="preserve">Gregory, F.H. (1995). Soft systems models for knowledge elicitation and representation. </w:t>
      </w:r>
      <w:r w:rsidRPr="00E84907">
        <w:rPr>
          <w:i/>
          <w:color w:val="000000" w:themeColor="text1"/>
        </w:rPr>
        <w:t>Journal of the Operational Research Society</w:t>
      </w:r>
      <w:r w:rsidRPr="00E84907">
        <w:rPr>
          <w:color w:val="000000" w:themeColor="text1"/>
        </w:rPr>
        <w:t xml:space="preserve">, </w:t>
      </w:r>
      <w:r>
        <w:rPr>
          <w:i/>
          <w:color w:val="000000" w:themeColor="text1"/>
        </w:rPr>
        <w:t>46</w:t>
      </w:r>
      <w:r>
        <w:rPr>
          <w:color w:val="000000" w:themeColor="text1"/>
        </w:rPr>
        <w:t>(5</w:t>
      </w:r>
      <w:r w:rsidRPr="00E84907">
        <w:rPr>
          <w:color w:val="000000" w:themeColor="text1"/>
        </w:rPr>
        <w:t>),</w:t>
      </w:r>
      <w:r>
        <w:rPr>
          <w:color w:val="000000" w:themeColor="text1"/>
        </w:rPr>
        <w:t xml:space="preserve"> 562-578</w:t>
      </w:r>
      <w:r w:rsidRPr="00E84907">
        <w:rPr>
          <w:color w:val="000000" w:themeColor="text1"/>
        </w:rPr>
        <w:t>.</w:t>
      </w:r>
    </w:p>
    <w:p w14:paraId="065D2716" w14:textId="5078B508" w:rsidR="008C26EA" w:rsidRDefault="004B1A3F" w:rsidP="005962FE">
      <w:pPr>
        <w:pStyle w:val="NormalWeb"/>
        <w:spacing w:before="60" w:beforeAutospacing="0" w:after="60" w:afterAutospacing="0"/>
        <w:rPr>
          <w:color w:val="000000" w:themeColor="text1"/>
        </w:rPr>
      </w:pPr>
      <w:r>
        <w:rPr>
          <w:color w:val="000000" w:themeColor="text1"/>
        </w:rPr>
        <w:t xml:space="preserve">Gregory, F.H., &amp; Lou, S.P. (1999). Logical soft systems modelling for information source analysis – the case of </w:t>
      </w:r>
      <w:proofErr w:type="spellStart"/>
      <w:r>
        <w:rPr>
          <w:color w:val="000000" w:themeColor="text1"/>
        </w:rPr>
        <w:t>Hongkong</w:t>
      </w:r>
      <w:proofErr w:type="spellEnd"/>
      <w:r>
        <w:rPr>
          <w:color w:val="000000" w:themeColor="text1"/>
        </w:rPr>
        <w:t xml:space="preserve"> Telecom. </w:t>
      </w:r>
      <w:r w:rsidRPr="00E84907">
        <w:rPr>
          <w:i/>
          <w:color w:val="000000" w:themeColor="text1"/>
        </w:rPr>
        <w:t>Journal of the Operational Research Society</w:t>
      </w:r>
      <w:r w:rsidRPr="00E84907">
        <w:rPr>
          <w:color w:val="000000" w:themeColor="text1"/>
        </w:rPr>
        <w:t xml:space="preserve">, </w:t>
      </w:r>
      <w:r>
        <w:rPr>
          <w:i/>
          <w:color w:val="000000" w:themeColor="text1"/>
        </w:rPr>
        <w:t>50</w:t>
      </w:r>
      <w:r>
        <w:rPr>
          <w:color w:val="000000" w:themeColor="text1"/>
        </w:rPr>
        <w:t>(2</w:t>
      </w:r>
      <w:r w:rsidRPr="00E84907">
        <w:rPr>
          <w:color w:val="000000" w:themeColor="text1"/>
        </w:rPr>
        <w:t>),</w:t>
      </w:r>
      <w:r>
        <w:rPr>
          <w:color w:val="000000" w:themeColor="text1"/>
        </w:rPr>
        <w:t xml:space="preserve"> 124-137</w:t>
      </w:r>
      <w:r w:rsidRPr="00E84907">
        <w:rPr>
          <w:color w:val="000000" w:themeColor="text1"/>
        </w:rPr>
        <w:t>.</w:t>
      </w:r>
    </w:p>
    <w:p w14:paraId="1726E2F1" w14:textId="7FCD4613" w:rsidR="005225F0" w:rsidRDefault="00C31001" w:rsidP="005962FE">
      <w:pPr>
        <w:spacing w:before="60" w:after="60"/>
        <w:rPr>
          <w:color w:val="000000" w:themeColor="text1"/>
        </w:rPr>
      </w:pPr>
      <w:r>
        <w:rPr>
          <w:color w:val="000000" w:themeColor="text1"/>
        </w:rPr>
        <w:t xml:space="preserve">Grey, A. (2016). </w:t>
      </w:r>
      <w:r w:rsidR="0052649B">
        <w:rPr>
          <w:color w:val="000000" w:themeColor="text1"/>
        </w:rPr>
        <w:t xml:space="preserve">The </w:t>
      </w:r>
      <w:r>
        <w:rPr>
          <w:color w:val="000000" w:themeColor="text1"/>
        </w:rPr>
        <w:t xml:space="preserve">10 skills </w:t>
      </w:r>
      <w:r w:rsidR="0052649B">
        <w:rPr>
          <w:color w:val="000000" w:themeColor="text1"/>
        </w:rPr>
        <w:t xml:space="preserve">you need to thrive in the </w:t>
      </w:r>
      <w:r>
        <w:rPr>
          <w:color w:val="000000" w:themeColor="text1"/>
        </w:rPr>
        <w:t>fourth industrial revolution.</w:t>
      </w:r>
      <w:r w:rsidR="0052649B">
        <w:rPr>
          <w:color w:val="000000" w:themeColor="text1"/>
        </w:rPr>
        <w:t xml:space="preserve"> </w:t>
      </w:r>
      <w:hyperlink r:id="rId14" w:history="1">
        <w:r w:rsidR="0052649B" w:rsidRPr="0081719F">
          <w:rPr>
            <w:rStyle w:val="Hyperlink"/>
          </w:rPr>
          <w:t>https://www.weforum.org/agenda/2016/01/the-10-skills-you-need-to-thrive-in-the-fourth-industrial-revolution/</w:t>
        </w:r>
      </w:hyperlink>
      <w:r w:rsidR="0052649B">
        <w:rPr>
          <w:color w:val="000000" w:themeColor="text1"/>
        </w:rPr>
        <w:t xml:space="preserve"> </w:t>
      </w:r>
      <w:r w:rsidR="00725812">
        <w:rPr>
          <w:color w:val="000000" w:themeColor="text1"/>
        </w:rPr>
        <w:t>Accessed 10</w:t>
      </w:r>
      <w:r w:rsidR="00725812" w:rsidRPr="00725812">
        <w:rPr>
          <w:color w:val="000000" w:themeColor="text1"/>
          <w:vertAlign w:val="superscript"/>
        </w:rPr>
        <w:t>th</w:t>
      </w:r>
      <w:r w:rsidR="00725812">
        <w:rPr>
          <w:color w:val="000000" w:themeColor="text1"/>
        </w:rPr>
        <w:t xml:space="preserve"> May 2018.</w:t>
      </w:r>
    </w:p>
    <w:p w14:paraId="77B3E476" w14:textId="77777777" w:rsidR="0052649B" w:rsidRDefault="0052649B" w:rsidP="005962FE">
      <w:pPr>
        <w:spacing w:before="60" w:after="60"/>
        <w:rPr>
          <w:color w:val="000000" w:themeColor="text1"/>
        </w:rPr>
      </w:pPr>
    </w:p>
    <w:p w14:paraId="74D5BB39" w14:textId="539F4CC7" w:rsidR="003D196C" w:rsidRPr="00DE76F7" w:rsidRDefault="003D196C" w:rsidP="005962FE">
      <w:pPr>
        <w:spacing w:before="60" w:after="60"/>
        <w:rPr>
          <w:rFonts w:eastAsia="Times New Roman"/>
        </w:rPr>
      </w:pPr>
      <w:proofErr w:type="spellStart"/>
      <w:r w:rsidRPr="00DE76F7">
        <w:rPr>
          <w:color w:val="000000" w:themeColor="text1"/>
        </w:rPr>
        <w:t>Griliches</w:t>
      </w:r>
      <w:proofErr w:type="spellEnd"/>
      <w:r w:rsidRPr="00DE76F7">
        <w:rPr>
          <w:color w:val="000000" w:themeColor="text1"/>
        </w:rPr>
        <w:t xml:space="preserve">, </w:t>
      </w:r>
      <w:r w:rsidR="00BA4212" w:rsidRPr="00DE76F7">
        <w:rPr>
          <w:color w:val="000000" w:themeColor="text1"/>
        </w:rPr>
        <w:t xml:space="preserve">Z. (1957) </w:t>
      </w:r>
      <w:r w:rsidR="00BA4212" w:rsidRPr="00DE76F7">
        <w:rPr>
          <w:rFonts w:eastAsia="Times New Roman"/>
          <w:iCs/>
          <w:color w:val="222222"/>
        </w:rPr>
        <w:t>Hybrid Corn: An Exploration in the Economics of Technological Change</w:t>
      </w:r>
      <w:r w:rsidR="00BA4212" w:rsidRPr="00DE76F7">
        <w:rPr>
          <w:rFonts w:eastAsia="Times New Roman"/>
          <w:color w:val="222222"/>
          <w:shd w:val="clear" w:color="auto" w:fill="FFFFFF"/>
        </w:rPr>
        <w:t xml:space="preserve">.  </w:t>
      </w:r>
      <w:proofErr w:type="spellStart"/>
      <w:r w:rsidR="00D52D74" w:rsidRPr="00DE76F7">
        <w:rPr>
          <w:rFonts w:eastAsia="Times New Roman"/>
          <w:i/>
          <w:color w:val="222222"/>
          <w:shd w:val="clear" w:color="auto" w:fill="FFFFFF"/>
        </w:rPr>
        <w:t>Econometrica</w:t>
      </w:r>
      <w:proofErr w:type="spellEnd"/>
      <w:r w:rsidR="00D52D74" w:rsidRPr="00DE76F7">
        <w:rPr>
          <w:rFonts w:eastAsia="Times New Roman"/>
          <w:color w:val="222222"/>
          <w:shd w:val="clear" w:color="auto" w:fill="FFFFFF"/>
        </w:rPr>
        <w:t xml:space="preserve">, </w:t>
      </w:r>
      <w:r w:rsidR="00EE3CCC" w:rsidRPr="00DE76F7">
        <w:rPr>
          <w:rFonts w:eastAsia="Times New Roman"/>
          <w:i/>
          <w:color w:val="222222"/>
          <w:shd w:val="clear" w:color="auto" w:fill="FFFFFF"/>
        </w:rPr>
        <w:t>25</w:t>
      </w:r>
      <w:r w:rsidR="00EE3CCC" w:rsidRPr="00DE76F7">
        <w:rPr>
          <w:rFonts w:eastAsia="Times New Roman"/>
          <w:color w:val="222222"/>
          <w:shd w:val="clear" w:color="auto" w:fill="FFFFFF"/>
        </w:rPr>
        <w:t>(4),</w:t>
      </w:r>
      <w:r w:rsidR="00D52D74" w:rsidRPr="00DE76F7">
        <w:rPr>
          <w:rFonts w:eastAsia="Times New Roman"/>
          <w:color w:val="222222"/>
          <w:shd w:val="clear" w:color="auto" w:fill="FFFFFF"/>
        </w:rPr>
        <w:t xml:space="preserve"> </w:t>
      </w:r>
      <w:r w:rsidR="00EE3CCC" w:rsidRPr="00DE76F7">
        <w:rPr>
          <w:rFonts w:eastAsia="Times New Roman"/>
          <w:color w:val="222222"/>
          <w:shd w:val="clear" w:color="auto" w:fill="FFFFFF"/>
        </w:rPr>
        <w:t>501-522.</w:t>
      </w:r>
    </w:p>
    <w:p w14:paraId="76A803E9" w14:textId="5C7692A4" w:rsidR="0093766A" w:rsidRDefault="0093766A" w:rsidP="005962FE">
      <w:pPr>
        <w:pStyle w:val="NormalWeb"/>
        <w:spacing w:before="60" w:beforeAutospacing="0" w:after="60" w:afterAutospacing="0"/>
        <w:rPr>
          <w:color w:val="000000" w:themeColor="text1"/>
        </w:rPr>
      </w:pPr>
      <w:proofErr w:type="spellStart"/>
      <w:r>
        <w:rPr>
          <w:color w:val="000000" w:themeColor="text1"/>
        </w:rPr>
        <w:t>Guth</w:t>
      </w:r>
      <w:proofErr w:type="spellEnd"/>
      <w:r>
        <w:rPr>
          <w:color w:val="000000" w:themeColor="text1"/>
        </w:rPr>
        <w:t xml:space="preserve">, M.A.S. (1994). Development of an expert system: translating higher-level decisions lower-level aircraft flights. </w:t>
      </w:r>
      <w:r w:rsidRPr="00E84907">
        <w:rPr>
          <w:i/>
          <w:color w:val="000000" w:themeColor="text1"/>
        </w:rPr>
        <w:t>Journal of the Operational Research Society</w:t>
      </w:r>
      <w:r w:rsidRPr="00E84907">
        <w:rPr>
          <w:color w:val="000000" w:themeColor="text1"/>
        </w:rPr>
        <w:t xml:space="preserve">, </w:t>
      </w:r>
      <w:r>
        <w:rPr>
          <w:i/>
          <w:color w:val="000000" w:themeColor="text1"/>
        </w:rPr>
        <w:t>45</w:t>
      </w:r>
      <w:r>
        <w:rPr>
          <w:color w:val="000000" w:themeColor="text1"/>
        </w:rPr>
        <w:t>(1</w:t>
      </w:r>
      <w:r w:rsidRPr="00E84907">
        <w:rPr>
          <w:color w:val="000000" w:themeColor="text1"/>
        </w:rPr>
        <w:t>),</w:t>
      </w:r>
      <w:r>
        <w:rPr>
          <w:color w:val="000000" w:themeColor="text1"/>
        </w:rPr>
        <w:t xml:space="preserve"> 17-24</w:t>
      </w:r>
      <w:r w:rsidRPr="00E84907">
        <w:rPr>
          <w:color w:val="000000" w:themeColor="text1"/>
        </w:rPr>
        <w:t>.</w:t>
      </w:r>
    </w:p>
    <w:p w14:paraId="460C7E02" w14:textId="1EE083D6" w:rsidR="00537286" w:rsidRDefault="00537286" w:rsidP="005962FE">
      <w:pPr>
        <w:pStyle w:val="NormalWeb"/>
        <w:spacing w:before="60" w:beforeAutospacing="0" w:after="60" w:afterAutospacing="0"/>
        <w:rPr>
          <w:color w:val="000000" w:themeColor="text1"/>
        </w:rPr>
      </w:pPr>
      <w:r>
        <w:rPr>
          <w:color w:val="000000" w:themeColor="text1"/>
        </w:rPr>
        <w:t xml:space="preserve">Hansen, J.V. (2001). Internet commerce security: issues and models for control checking. </w:t>
      </w:r>
      <w:r w:rsidRPr="00E84907">
        <w:rPr>
          <w:i/>
          <w:color w:val="000000" w:themeColor="text1"/>
        </w:rPr>
        <w:t>Journal of the Operational Research Society</w:t>
      </w:r>
      <w:r w:rsidRPr="00E84907">
        <w:rPr>
          <w:color w:val="000000" w:themeColor="text1"/>
        </w:rPr>
        <w:t xml:space="preserve">, </w:t>
      </w:r>
      <w:r>
        <w:rPr>
          <w:i/>
          <w:color w:val="000000" w:themeColor="text1"/>
        </w:rPr>
        <w:t>52</w:t>
      </w:r>
      <w:r>
        <w:rPr>
          <w:color w:val="000000" w:themeColor="text1"/>
        </w:rPr>
        <w:t>(10</w:t>
      </w:r>
      <w:r w:rsidRPr="00E84907">
        <w:rPr>
          <w:color w:val="000000" w:themeColor="text1"/>
        </w:rPr>
        <w:t>),</w:t>
      </w:r>
      <w:r>
        <w:rPr>
          <w:color w:val="000000" w:themeColor="text1"/>
        </w:rPr>
        <w:t xml:space="preserve"> 1159-1164</w:t>
      </w:r>
      <w:r w:rsidRPr="00E84907">
        <w:rPr>
          <w:color w:val="000000" w:themeColor="text1"/>
        </w:rPr>
        <w:t>.</w:t>
      </w:r>
    </w:p>
    <w:p w14:paraId="7CCAF5B4" w14:textId="1572E95C" w:rsidR="00F50347" w:rsidRDefault="00F50347" w:rsidP="005962FE">
      <w:pPr>
        <w:pStyle w:val="NormalWeb"/>
        <w:spacing w:before="60" w:beforeAutospacing="0" w:after="60" w:afterAutospacing="0"/>
        <w:rPr>
          <w:color w:val="000000" w:themeColor="text1"/>
        </w:rPr>
      </w:pPr>
      <w:r>
        <w:rPr>
          <w:color w:val="000000" w:themeColor="text1"/>
        </w:rPr>
        <w:t xml:space="preserve">Hart, A. (1992). Using neural networks for classification tasks – some experiments on data sheets and some practical advice. </w:t>
      </w:r>
      <w:r w:rsidRPr="00E84907">
        <w:rPr>
          <w:i/>
          <w:color w:val="000000" w:themeColor="text1"/>
        </w:rPr>
        <w:t>Journal of the Operational Research Society</w:t>
      </w:r>
      <w:r w:rsidRPr="00E84907">
        <w:rPr>
          <w:color w:val="000000" w:themeColor="text1"/>
        </w:rPr>
        <w:t xml:space="preserve">, </w:t>
      </w:r>
      <w:r>
        <w:rPr>
          <w:i/>
          <w:color w:val="000000" w:themeColor="text1"/>
        </w:rPr>
        <w:t>43</w:t>
      </w:r>
      <w:r>
        <w:rPr>
          <w:color w:val="000000" w:themeColor="text1"/>
        </w:rPr>
        <w:t>(3</w:t>
      </w:r>
      <w:r w:rsidRPr="00E84907">
        <w:rPr>
          <w:color w:val="000000" w:themeColor="text1"/>
        </w:rPr>
        <w:t>),</w:t>
      </w:r>
      <w:r>
        <w:rPr>
          <w:color w:val="000000" w:themeColor="text1"/>
        </w:rPr>
        <w:t xml:space="preserve"> 215-226</w:t>
      </w:r>
      <w:r w:rsidRPr="00E84907">
        <w:rPr>
          <w:color w:val="000000" w:themeColor="text1"/>
        </w:rPr>
        <w:t>.</w:t>
      </w:r>
    </w:p>
    <w:p w14:paraId="3EDF6751" w14:textId="6E319188" w:rsidR="00B42438" w:rsidRDefault="00B42438" w:rsidP="005962FE">
      <w:pPr>
        <w:pStyle w:val="NormalWeb"/>
        <w:spacing w:before="60" w:beforeAutospacing="0" w:after="60" w:afterAutospacing="0"/>
        <w:rPr>
          <w:color w:val="000000" w:themeColor="text1"/>
        </w:rPr>
      </w:pPr>
      <w:r>
        <w:rPr>
          <w:color w:val="000000" w:themeColor="text1"/>
        </w:rPr>
        <w:t xml:space="preserve">House of Lords Select Committee on Artificial Intelligence. (2018). </w:t>
      </w:r>
      <w:r w:rsidR="00A85875">
        <w:rPr>
          <w:color w:val="000000" w:themeColor="text1"/>
        </w:rPr>
        <w:t>AI in the UK: ready, willing and able?</w:t>
      </w:r>
      <w:r w:rsidR="005E3808">
        <w:rPr>
          <w:color w:val="000000" w:themeColor="text1"/>
        </w:rPr>
        <w:t xml:space="preserve"> Report of Session 2017-19.</w:t>
      </w:r>
      <w:r w:rsidR="00A85875">
        <w:rPr>
          <w:color w:val="000000" w:themeColor="text1"/>
        </w:rPr>
        <w:t xml:space="preserve"> </w:t>
      </w:r>
      <w:hyperlink r:id="rId15" w:history="1">
        <w:r w:rsidR="005E3808" w:rsidRPr="002E0535">
          <w:rPr>
            <w:rStyle w:val="Hyperlink"/>
          </w:rPr>
          <w:t>https://publications.parliament.uk/pa/ld201719/ldselect/ldai/100/100.pdf</w:t>
        </w:r>
      </w:hyperlink>
      <w:r w:rsidR="005E3808">
        <w:rPr>
          <w:color w:val="000000" w:themeColor="text1"/>
        </w:rPr>
        <w:t>. Accessed 21st April, 2018.</w:t>
      </w:r>
    </w:p>
    <w:p w14:paraId="3AD936D6" w14:textId="3653132A" w:rsidR="003D00D1" w:rsidRDefault="003D00D1" w:rsidP="005962FE">
      <w:pPr>
        <w:pStyle w:val="NormalWeb"/>
        <w:spacing w:before="60" w:beforeAutospacing="0" w:after="60" w:afterAutospacing="0"/>
        <w:rPr>
          <w:color w:val="000000" w:themeColor="text1"/>
        </w:rPr>
      </w:pPr>
      <w:r>
        <w:rPr>
          <w:color w:val="000000" w:themeColor="text1"/>
        </w:rPr>
        <w:t xml:space="preserve">Howard, N. (1993). </w:t>
      </w:r>
      <w:r w:rsidR="004644D2">
        <w:rPr>
          <w:color w:val="000000" w:themeColor="text1"/>
        </w:rPr>
        <w:t xml:space="preserve">The role of emotions in multi-organizational decision-making. </w:t>
      </w:r>
      <w:r w:rsidR="004644D2" w:rsidRPr="00E84907">
        <w:rPr>
          <w:i/>
          <w:color w:val="000000" w:themeColor="text1"/>
        </w:rPr>
        <w:t>Journal of the Operational Research Society</w:t>
      </w:r>
      <w:r w:rsidR="004644D2" w:rsidRPr="00E84907">
        <w:rPr>
          <w:color w:val="000000" w:themeColor="text1"/>
        </w:rPr>
        <w:t xml:space="preserve">, </w:t>
      </w:r>
      <w:r w:rsidR="004644D2">
        <w:rPr>
          <w:i/>
          <w:color w:val="000000" w:themeColor="text1"/>
        </w:rPr>
        <w:t>44</w:t>
      </w:r>
      <w:r w:rsidR="004644D2">
        <w:rPr>
          <w:color w:val="000000" w:themeColor="text1"/>
        </w:rPr>
        <w:t>(6</w:t>
      </w:r>
      <w:r w:rsidR="004644D2" w:rsidRPr="00E84907">
        <w:rPr>
          <w:color w:val="000000" w:themeColor="text1"/>
        </w:rPr>
        <w:t>),</w:t>
      </w:r>
      <w:r w:rsidR="004644D2">
        <w:rPr>
          <w:color w:val="000000" w:themeColor="text1"/>
        </w:rPr>
        <w:t xml:space="preserve"> 613-623</w:t>
      </w:r>
      <w:r w:rsidR="004644D2" w:rsidRPr="00E84907">
        <w:rPr>
          <w:color w:val="000000" w:themeColor="text1"/>
        </w:rPr>
        <w:t>.</w:t>
      </w:r>
    </w:p>
    <w:p w14:paraId="20D5D6BE" w14:textId="3E0D9FCF" w:rsidR="00B52567" w:rsidRDefault="00B52567" w:rsidP="005962FE">
      <w:pPr>
        <w:pStyle w:val="NormalWeb"/>
        <w:spacing w:before="60" w:beforeAutospacing="0" w:after="60" w:afterAutospacing="0"/>
        <w:rPr>
          <w:color w:val="000000" w:themeColor="text1"/>
        </w:rPr>
      </w:pPr>
      <w:r>
        <w:rPr>
          <w:color w:val="000000" w:themeColor="text1"/>
        </w:rPr>
        <w:t xml:space="preserve">Hung, M.S., </w:t>
      </w:r>
      <w:proofErr w:type="spellStart"/>
      <w:r>
        <w:rPr>
          <w:color w:val="000000" w:themeColor="text1"/>
        </w:rPr>
        <w:t>Shanker</w:t>
      </w:r>
      <w:proofErr w:type="spellEnd"/>
      <w:r>
        <w:rPr>
          <w:color w:val="000000" w:themeColor="text1"/>
        </w:rPr>
        <w:t xml:space="preserve">, M., &amp; Hu, M.Y. (2002). Estimating breast cancer risks using neural networks. </w:t>
      </w:r>
      <w:r w:rsidRPr="00E84907">
        <w:rPr>
          <w:i/>
          <w:color w:val="000000" w:themeColor="text1"/>
        </w:rPr>
        <w:t>Journal of the Operational Research Society</w:t>
      </w:r>
      <w:r w:rsidRPr="00E84907">
        <w:rPr>
          <w:color w:val="000000" w:themeColor="text1"/>
        </w:rPr>
        <w:t xml:space="preserve">, </w:t>
      </w:r>
      <w:r>
        <w:rPr>
          <w:i/>
          <w:color w:val="000000" w:themeColor="text1"/>
        </w:rPr>
        <w:t>53</w:t>
      </w:r>
      <w:r>
        <w:rPr>
          <w:color w:val="000000" w:themeColor="text1"/>
        </w:rPr>
        <w:t>(2</w:t>
      </w:r>
      <w:r w:rsidRPr="00E84907">
        <w:rPr>
          <w:color w:val="000000" w:themeColor="text1"/>
        </w:rPr>
        <w:t>),</w:t>
      </w:r>
      <w:r>
        <w:rPr>
          <w:color w:val="000000" w:themeColor="text1"/>
        </w:rPr>
        <w:t xml:space="preserve"> 222-231</w:t>
      </w:r>
      <w:r w:rsidRPr="00E84907">
        <w:rPr>
          <w:color w:val="000000" w:themeColor="text1"/>
        </w:rPr>
        <w:t>.</w:t>
      </w:r>
      <w:r>
        <w:rPr>
          <w:color w:val="000000" w:themeColor="text1"/>
        </w:rPr>
        <w:t xml:space="preserve"> </w:t>
      </w:r>
    </w:p>
    <w:p w14:paraId="265894D8" w14:textId="3F77D8FA" w:rsidR="00355699" w:rsidRPr="00E84907" w:rsidRDefault="00355699" w:rsidP="005962FE">
      <w:pPr>
        <w:spacing w:before="60" w:after="60"/>
        <w:rPr>
          <w:color w:val="000000" w:themeColor="text1"/>
        </w:rPr>
      </w:pPr>
      <w:r w:rsidRPr="00E84907">
        <w:rPr>
          <w:color w:val="000000" w:themeColor="text1"/>
        </w:rPr>
        <w:t xml:space="preserve">Huxley, A. (1931). </w:t>
      </w:r>
      <w:r w:rsidRPr="00E84907">
        <w:rPr>
          <w:i/>
          <w:color w:val="000000" w:themeColor="text1"/>
        </w:rPr>
        <w:t>Brave New World</w:t>
      </w:r>
      <w:r w:rsidRPr="00E84907">
        <w:rPr>
          <w:color w:val="000000" w:themeColor="text1"/>
        </w:rPr>
        <w:t>. New York</w:t>
      </w:r>
      <w:r w:rsidR="00E84907">
        <w:rPr>
          <w:color w:val="000000" w:themeColor="text1"/>
        </w:rPr>
        <w:t>, NY</w:t>
      </w:r>
      <w:r w:rsidRPr="00E84907">
        <w:rPr>
          <w:color w:val="000000" w:themeColor="text1"/>
        </w:rPr>
        <w:t>: Random House.</w:t>
      </w:r>
    </w:p>
    <w:p w14:paraId="69CACA7A" w14:textId="2AECDB6C" w:rsidR="00355699" w:rsidRPr="00E84907" w:rsidRDefault="00355699" w:rsidP="005962FE">
      <w:pPr>
        <w:pStyle w:val="NormalWeb"/>
        <w:spacing w:before="60" w:beforeAutospacing="0" w:after="60" w:afterAutospacing="0"/>
        <w:rPr>
          <w:rFonts w:ascii="TimesNewRomanPSMT" w:hAnsi="TimesNewRomanPSMT" w:cs="TimesNewRomanPSMT"/>
          <w:color w:val="000000" w:themeColor="text1"/>
        </w:rPr>
      </w:pPr>
      <w:r w:rsidRPr="00E84907">
        <w:rPr>
          <w:rFonts w:ascii="TimesNewRomanPSMT" w:hAnsi="TimesNewRomanPSMT" w:cs="TimesNewRomanPSMT"/>
          <w:color w:val="000000" w:themeColor="text1"/>
        </w:rPr>
        <w:t xml:space="preserve">Kaplan, J. (2015). </w:t>
      </w:r>
      <w:r w:rsidRPr="00E84907">
        <w:rPr>
          <w:rFonts w:ascii="TimesNewRomanPSMT" w:hAnsi="TimesNewRomanPSMT" w:cs="TimesNewRomanPSMT"/>
          <w:i/>
          <w:color w:val="000000" w:themeColor="text1"/>
        </w:rPr>
        <w:t>Humans Need Not Apply: A Guide to Wealth and Work in the Age of Artificial Intelligence</w:t>
      </w:r>
      <w:r w:rsidRPr="00E84907">
        <w:rPr>
          <w:rFonts w:ascii="TimesNewRomanPSMT" w:hAnsi="TimesNewRomanPSMT" w:cs="TimesNewRomanPSMT"/>
          <w:color w:val="000000" w:themeColor="text1"/>
        </w:rPr>
        <w:t xml:space="preserve">. </w:t>
      </w:r>
      <w:r w:rsidR="00D8662F">
        <w:rPr>
          <w:rFonts w:ascii="TimesNewRomanPSMT" w:hAnsi="TimesNewRomanPSMT" w:cs="TimesNewRomanPSMT"/>
          <w:color w:val="000000" w:themeColor="text1"/>
        </w:rPr>
        <w:t>New Haven</w:t>
      </w:r>
      <w:r w:rsidR="00B90371">
        <w:rPr>
          <w:rFonts w:ascii="TimesNewRomanPSMT" w:hAnsi="TimesNewRomanPSMT" w:cs="TimesNewRomanPSMT"/>
          <w:color w:val="000000" w:themeColor="text1"/>
        </w:rPr>
        <w:t>, CT</w:t>
      </w:r>
      <w:r w:rsidR="00CC2C61">
        <w:rPr>
          <w:rFonts w:ascii="TimesNewRomanPSMT" w:hAnsi="TimesNewRomanPSMT" w:cs="TimesNewRomanPSMT"/>
          <w:color w:val="000000" w:themeColor="text1"/>
        </w:rPr>
        <w:t>: Yale University Press.</w:t>
      </w:r>
    </w:p>
    <w:p w14:paraId="23C696D2" w14:textId="5BAA9B38" w:rsidR="00355699" w:rsidRPr="00E84907" w:rsidRDefault="00355699" w:rsidP="005962FE">
      <w:pPr>
        <w:pStyle w:val="NormalWeb"/>
        <w:spacing w:before="60" w:beforeAutospacing="0" w:after="60" w:afterAutospacing="0"/>
        <w:rPr>
          <w:rFonts w:ascii="TimesNewRomanPSMT" w:hAnsi="TimesNewRomanPSMT" w:cs="TimesNewRomanPSMT"/>
          <w:color w:val="000000" w:themeColor="text1"/>
        </w:rPr>
      </w:pPr>
      <w:r w:rsidRPr="00E84907">
        <w:rPr>
          <w:rFonts w:ascii="TimesNewRomanPSMT" w:hAnsi="TimesNewRomanPSMT" w:cs="TimesNewRomanPSMT"/>
          <w:color w:val="000000" w:themeColor="text1"/>
        </w:rPr>
        <w:t xml:space="preserve">Kaplan, J. (2016). </w:t>
      </w:r>
      <w:r w:rsidRPr="00E84907">
        <w:rPr>
          <w:rFonts w:ascii="TimesNewRomanPSMT" w:hAnsi="TimesNewRomanPSMT" w:cs="TimesNewRomanPSMT"/>
          <w:i/>
          <w:color w:val="000000" w:themeColor="text1"/>
        </w:rPr>
        <w:t>Artificial Intelligence: What Everyone Needs to Know</w:t>
      </w:r>
      <w:r w:rsidRPr="00E84907">
        <w:rPr>
          <w:rFonts w:ascii="TimesNewRomanPSMT" w:hAnsi="TimesNewRomanPSMT" w:cs="TimesNewRomanPSMT"/>
          <w:color w:val="000000" w:themeColor="text1"/>
        </w:rPr>
        <w:t>.</w:t>
      </w:r>
      <w:r w:rsidR="00B90371">
        <w:rPr>
          <w:rFonts w:ascii="TimesNewRomanPSMT" w:hAnsi="TimesNewRomanPSMT" w:cs="TimesNewRomanPSMT"/>
          <w:color w:val="000000" w:themeColor="text1"/>
        </w:rPr>
        <w:t xml:space="preserve"> Oxford: Oxford University Press.</w:t>
      </w:r>
    </w:p>
    <w:p w14:paraId="2567F2B0" w14:textId="01B44C15" w:rsidR="00581726" w:rsidRPr="00B73422" w:rsidRDefault="00581726" w:rsidP="005962FE">
      <w:pPr>
        <w:pStyle w:val="NormalWeb"/>
        <w:spacing w:before="60" w:beforeAutospacing="0" w:after="60" w:afterAutospacing="0"/>
        <w:rPr>
          <w:color w:val="000000" w:themeColor="text1"/>
        </w:rPr>
      </w:pPr>
      <w:proofErr w:type="spellStart"/>
      <w:r>
        <w:rPr>
          <w:rFonts w:eastAsia="Times New Roman"/>
          <w:color w:val="000000" w:themeColor="text1"/>
          <w:shd w:val="clear" w:color="auto" w:fill="FFFFFF"/>
        </w:rPr>
        <w:t>Khakee</w:t>
      </w:r>
      <w:proofErr w:type="spellEnd"/>
      <w:r>
        <w:rPr>
          <w:rFonts w:eastAsia="Times New Roman"/>
          <w:color w:val="000000" w:themeColor="text1"/>
          <w:shd w:val="clear" w:color="auto" w:fill="FFFFFF"/>
        </w:rPr>
        <w:t xml:space="preserve">, A., </w:t>
      </w:r>
      <w:proofErr w:type="spellStart"/>
      <w:r>
        <w:rPr>
          <w:rFonts w:eastAsia="Times New Roman"/>
          <w:color w:val="000000" w:themeColor="text1"/>
          <w:shd w:val="clear" w:color="auto" w:fill="FFFFFF"/>
        </w:rPr>
        <w:t>Barbanente</w:t>
      </w:r>
      <w:proofErr w:type="spellEnd"/>
      <w:r>
        <w:rPr>
          <w:rFonts w:eastAsia="Times New Roman"/>
          <w:color w:val="000000" w:themeColor="text1"/>
          <w:shd w:val="clear" w:color="auto" w:fill="FFFFFF"/>
        </w:rPr>
        <w:t xml:space="preserve">, A., &amp; </w:t>
      </w:r>
      <w:proofErr w:type="spellStart"/>
      <w:r>
        <w:rPr>
          <w:rFonts w:eastAsia="Times New Roman"/>
          <w:color w:val="000000" w:themeColor="text1"/>
          <w:shd w:val="clear" w:color="auto" w:fill="FFFFFF"/>
        </w:rPr>
        <w:t>Borri</w:t>
      </w:r>
      <w:proofErr w:type="spellEnd"/>
      <w:r>
        <w:rPr>
          <w:rFonts w:eastAsia="Times New Roman"/>
          <w:color w:val="000000" w:themeColor="text1"/>
          <w:shd w:val="clear" w:color="auto" w:fill="FFFFFF"/>
        </w:rPr>
        <w:t xml:space="preserve">, D. (2000). Expert and experiential knowledge in planning. </w:t>
      </w:r>
      <w:r w:rsidRPr="00E84907">
        <w:rPr>
          <w:i/>
          <w:color w:val="000000" w:themeColor="text1"/>
        </w:rPr>
        <w:t>Journal of the Operational Research Society</w:t>
      </w:r>
      <w:r w:rsidRPr="00E84907">
        <w:rPr>
          <w:color w:val="000000" w:themeColor="text1"/>
        </w:rPr>
        <w:t xml:space="preserve">, </w:t>
      </w:r>
      <w:r>
        <w:rPr>
          <w:i/>
          <w:color w:val="000000" w:themeColor="text1"/>
        </w:rPr>
        <w:t>51</w:t>
      </w:r>
      <w:r>
        <w:rPr>
          <w:color w:val="000000" w:themeColor="text1"/>
        </w:rPr>
        <w:t>(7</w:t>
      </w:r>
      <w:r w:rsidRPr="00E84907">
        <w:rPr>
          <w:color w:val="000000" w:themeColor="text1"/>
        </w:rPr>
        <w:t>),</w:t>
      </w:r>
      <w:r>
        <w:rPr>
          <w:color w:val="000000" w:themeColor="text1"/>
        </w:rPr>
        <w:t xml:space="preserve"> 776-788</w:t>
      </w:r>
      <w:r w:rsidRPr="00E84907">
        <w:rPr>
          <w:color w:val="000000" w:themeColor="text1"/>
        </w:rPr>
        <w:t>.</w:t>
      </w:r>
    </w:p>
    <w:p w14:paraId="53217D48" w14:textId="46D02400" w:rsidR="00F022B5" w:rsidRDefault="00F022B5" w:rsidP="005962FE">
      <w:pPr>
        <w:pStyle w:val="NormalWeb"/>
        <w:spacing w:before="60" w:beforeAutospacing="0" w:after="60" w:afterAutospacing="0"/>
        <w:rPr>
          <w:rFonts w:eastAsia="Times New Roman"/>
          <w:color w:val="000000" w:themeColor="text1"/>
          <w:shd w:val="clear" w:color="auto" w:fill="FFFFFF"/>
        </w:rPr>
      </w:pPr>
      <w:r>
        <w:rPr>
          <w:rFonts w:eastAsia="Times New Roman"/>
          <w:color w:val="000000" w:themeColor="text1"/>
          <w:shd w:val="clear" w:color="auto" w:fill="FFFFFF"/>
        </w:rPr>
        <w:t xml:space="preserve">King, B. (2016). </w:t>
      </w:r>
      <w:r w:rsidRPr="00CE6395">
        <w:rPr>
          <w:rFonts w:eastAsia="Times New Roman"/>
          <w:i/>
          <w:color w:val="000000" w:themeColor="text1"/>
          <w:shd w:val="clear" w:color="auto" w:fill="FFFFFF"/>
        </w:rPr>
        <w:t>Augmented: Life in the Smart Lane</w:t>
      </w:r>
      <w:r>
        <w:rPr>
          <w:rFonts w:eastAsia="Times New Roman"/>
          <w:color w:val="000000" w:themeColor="text1"/>
          <w:shd w:val="clear" w:color="auto" w:fill="FFFFFF"/>
        </w:rPr>
        <w:t>. Singapore: Marshall Cavendish.</w:t>
      </w:r>
    </w:p>
    <w:p w14:paraId="662FFCB1" w14:textId="6E3E453B" w:rsidR="00FD7FF1" w:rsidRPr="00054906" w:rsidRDefault="0071421B" w:rsidP="005962FE">
      <w:pPr>
        <w:pStyle w:val="NormalWeb"/>
        <w:spacing w:before="60" w:beforeAutospacing="0" w:after="60" w:afterAutospacing="0"/>
        <w:rPr>
          <w:color w:val="000000" w:themeColor="text1"/>
        </w:rPr>
      </w:pPr>
      <w:r>
        <w:rPr>
          <w:rFonts w:eastAsia="Times New Roman"/>
          <w:color w:val="000000" w:themeColor="text1"/>
          <w:shd w:val="clear" w:color="auto" w:fill="FFFFFF"/>
        </w:rPr>
        <w:t>Kna</w:t>
      </w:r>
      <w:r w:rsidR="00054906">
        <w:rPr>
          <w:rFonts w:eastAsia="Times New Roman"/>
          <w:color w:val="000000" w:themeColor="text1"/>
          <w:shd w:val="clear" w:color="auto" w:fill="FFFFFF"/>
        </w:rPr>
        <w:t xml:space="preserve">pp, B.M., Dudley, A.R., &amp; Ryder, J.S. (1987). Modelling techniques for simulation of submarine engagement. </w:t>
      </w:r>
      <w:r w:rsidR="00054906" w:rsidRPr="00E84907">
        <w:rPr>
          <w:i/>
          <w:color w:val="000000" w:themeColor="text1"/>
        </w:rPr>
        <w:t>Journal of the Operational Research Society</w:t>
      </w:r>
      <w:r w:rsidR="00054906" w:rsidRPr="00E84907">
        <w:rPr>
          <w:color w:val="000000" w:themeColor="text1"/>
        </w:rPr>
        <w:t xml:space="preserve">, </w:t>
      </w:r>
      <w:r w:rsidR="00054906">
        <w:rPr>
          <w:i/>
          <w:color w:val="000000" w:themeColor="text1"/>
        </w:rPr>
        <w:t>38</w:t>
      </w:r>
      <w:r w:rsidR="00054906">
        <w:rPr>
          <w:color w:val="000000" w:themeColor="text1"/>
        </w:rPr>
        <w:t>(10</w:t>
      </w:r>
      <w:r w:rsidR="00054906" w:rsidRPr="00E84907">
        <w:rPr>
          <w:color w:val="000000" w:themeColor="text1"/>
        </w:rPr>
        <w:t>),</w:t>
      </w:r>
      <w:r w:rsidR="00054906">
        <w:rPr>
          <w:color w:val="000000" w:themeColor="text1"/>
        </w:rPr>
        <w:t xml:space="preserve"> 891-898.</w:t>
      </w:r>
    </w:p>
    <w:p w14:paraId="00FF28B9" w14:textId="7B3ABD51" w:rsidR="00FD7FF1" w:rsidRPr="00FD7FF1" w:rsidRDefault="00FD7FF1" w:rsidP="005962FE">
      <w:pPr>
        <w:pStyle w:val="NormalWeb"/>
        <w:spacing w:before="60" w:beforeAutospacing="0" w:after="60" w:afterAutospacing="0"/>
        <w:rPr>
          <w:color w:val="000000" w:themeColor="text1"/>
        </w:rPr>
      </w:pPr>
      <w:proofErr w:type="spellStart"/>
      <w:r>
        <w:rPr>
          <w:rFonts w:eastAsia="Times New Roman"/>
          <w:color w:val="000000" w:themeColor="text1"/>
          <w:shd w:val="clear" w:color="auto" w:fill="FFFFFF"/>
        </w:rPr>
        <w:t>Kobbacy</w:t>
      </w:r>
      <w:proofErr w:type="spellEnd"/>
      <w:r>
        <w:rPr>
          <w:rFonts w:eastAsia="Times New Roman"/>
          <w:color w:val="000000" w:themeColor="text1"/>
          <w:shd w:val="clear" w:color="auto" w:fill="FFFFFF"/>
        </w:rPr>
        <w:t xml:space="preserve">, K.A.H., </w:t>
      </w:r>
      <w:proofErr w:type="spellStart"/>
      <w:r>
        <w:rPr>
          <w:rFonts w:eastAsia="Times New Roman"/>
          <w:color w:val="000000" w:themeColor="text1"/>
          <w:shd w:val="clear" w:color="auto" w:fill="FFFFFF"/>
        </w:rPr>
        <w:t>Vadera</w:t>
      </w:r>
      <w:proofErr w:type="spellEnd"/>
      <w:r>
        <w:rPr>
          <w:rFonts w:eastAsia="Times New Roman"/>
          <w:color w:val="000000" w:themeColor="text1"/>
          <w:shd w:val="clear" w:color="auto" w:fill="FFFFFF"/>
        </w:rPr>
        <w:t xml:space="preserve">, S., &amp; </w:t>
      </w:r>
      <w:proofErr w:type="spellStart"/>
      <w:r>
        <w:rPr>
          <w:rFonts w:eastAsia="Times New Roman"/>
          <w:color w:val="000000" w:themeColor="text1"/>
          <w:shd w:val="clear" w:color="auto" w:fill="FFFFFF"/>
        </w:rPr>
        <w:t>Rasmy</w:t>
      </w:r>
      <w:proofErr w:type="spellEnd"/>
      <w:r>
        <w:rPr>
          <w:rFonts w:eastAsia="Times New Roman"/>
          <w:color w:val="000000" w:themeColor="text1"/>
          <w:shd w:val="clear" w:color="auto" w:fill="FFFFFF"/>
        </w:rPr>
        <w:t xml:space="preserve">, M.H. (2007). AI and OR in management of operations: history and trends. </w:t>
      </w:r>
      <w:r w:rsidRPr="00E84907">
        <w:rPr>
          <w:i/>
          <w:color w:val="000000" w:themeColor="text1"/>
        </w:rPr>
        <w:t>Journal of the Operational Research Society</w:t>
      </w:r>
      <w:r w:rsidRPr="00E84907">
        <w:rPr>
          <w:color w:val="000000" w:themeColor="text1"/>
        </w:rPr>
        <w:t xml:space="preserve">, </w:t>
      </w:r>
      <w:r>
        <w:rPr>
          <w:i/>
          <w:color w:val="000000" w:themeColor="text1"/>
        </w:rPr>
        <w:t>58</w:t>
      </w:r>
      <w:r>
        <w:rPr>
          <w:color w:val="000000" w:themeColor="text1"/>
        </w:rPr>
        <w:t>(1</w:t>
      </w:r>
      <w:r w:rsidRPr="00E84907">
        <w:rPr>
          <w:color w:val="000000" w:themeColor="text1"/>
        </w:rPr>
        <w:t>),</w:t>
      </w:r>
      <w:r>
        <w:rPr>
          <w:color w:val="000000" w:themeColor="text1"/>
        </w:rPr>
        <w:t xml:space="preserve"> 10-28</w:t>
      </w:r>
      <w:r w:rsidRPr="00E84907">
        <w:rPr>
          <w:color w:val="000000" w:themeColor="text1"/>
        </w:rPr>
        <w:t>.</w:t>
      </w:r>
    </w:p>
    <w:p w14:paraId="456F58BF" w14:textId="548DB95B" w:rsidR="00F02A02" w:rsidRDefault="00F02A02" w:rsidP="005962FE">
      <w:pPr>
        <w:spacing w:before="60" w:after="60"/>
        <w:rPr>
          <w:rFonts w:eastAsia="Times New Roman"/>
          <w:color w:val="000000" w:themeColor="text1"/>
          <w:shd w:val="clear" w:color="auto" w:fill="FFFFFF"/>
        </w:rPr>
      </w:pPr>
      <w:r>
        <w:rPr>
          <w:rFonts w:eastAsia="Times New Roman"/>
          <w:color w:val="000000" w:themeColor="text1"/>
          <w:shd w:val="clear" w:color="auto" w:fill="FFFFFF"/>
        </w:rPr>
        <w:t xml:space="preserve">Kurzweil, R. (2005). </w:t>
      </w:r>
      <w:r w:rsidRPr="00F02A02">
        <w:rPr>
          <w:rFonts w:eastAsia="Times New Roman"/>
          <w:i/>
          <w:color w:val="000000" w:themeColor="text1"/>
          <w:shd w:val="clear" w:color="auto" w:fill="FFFFFF"/>
        </w:rPr>
        <w:t>The Singularity is Near</w:t>
      </w:r>
      <w:r>
        <w:rPr>
          <w:rFonts w:eastAsia="Times New Roman"/>
          <w:color w:val="000000" w:themeColor="text1"/>
          <w:shd w:val="clear" w:color="auto" w:fill="FFFFFF"/>
        </w:rPr>
        <w:t>. London: Penguin.</w:t>
      </w:r>
    </w:p>
    <w:p w14:paraId="620AB33E" w14:textId="353CB57B" w:rsidR="0009795F" w:rsidRPr="00444BC3" w:rsidRDefault="0009795F" w:rsidP="005962FE">
      <w:pPr>
        <w:spacing w:before="60" w:after="60"/>
        <w:rPr>
          <w:rFonts w:eastAsia="Times New Roman"/>
          <w:color w:val="000000" w:themeColor="text1"/>
        </w:rPr>
      </w:pPr>
      <w:proofErr w:type="spellStart"/>
      <w:r w:rsidRPr="00E84907">
        <w:rPr>
          <w:rFonts w:eastAsia="Times New Roman"/>
          <w:color w:val="000000" w:themeColor="text1"/>
          <w:shd w:val="clear" w:color="auto" w:fill="FFFFFF"/>
        </w:rPr>
        <w:t>Latour</w:t>
      </w:r>
      <w:proofErr w:type="spellEnd"/>
      <w:r w:rsidRPr="00E84907">
        <w:rPr>
          <w:rFonts w:eastAsia="Times New Roman"/>
          <w:color w:val="000000" w:themeColor="text1"/>
          <w:shd w:val="clear" w:color="auto" w:fill="FFFFFF"/>
        </w:rPr>
        <w:t xml:space="preserve">, B. (2005). </w:t>
      </w:r>
      <w:r w:rsidRPr="00E84907">
        <w:rPr>
          <w:rFonts w:eastAsia="Times New Roman"/>
          <w:i/>
          <w:color w:val="000000" w:themeColor="text1"/>
          <w:shd w:val="clear" w:color="auto" w:fill="FFFFFF"/>
        </w:rPr>
        <w:t>Reassembling the social: An introduction to actor-network-theory</w:t>
      </w:r>
      <w:r w:rsidR="00E84907">
        <w:rPr>
          <w:rFonts w:eastAsia="Times New Roman"/>
          <w:color w:val="000000" w:themeColor="text1"/>
          <w:shd w:val="clear" w:color="auto" w:fill="FFFFFF"/>
        </w:rPr>
        <w:t>.</w:t>
      </w:r>
      <w:r w:rsidRPr="00E84907">
        <w:rPr>
          <w:rFonts w:eastAsia="Times New Roman"/>
          <w:color w:val="000000" w:themeColor="text1"/>
          <w:shd w:val="clear" w:color="auto" w:fill="FFFFFF"/>
        </w:rPr>
        <w:t xml:space="preserve"> Oxford: Oxford University Press.</w:t>
      </w:r>
    </w:p>
    <w:p w14:paraId="2C3B668D" w14:textId="2E16EC86" w:rsidR="009208BF" w:rsidRDefault="009208BF" w:rsidP="005962FE">
      <w:pPr>
        <w:pStyle w:val="NormalWeb"/>
        <w:spacing w:before="60" w:beforeAutospacing="0" w:after="60" w:afterAutospacing="0"/>
        <w:rPr>
          <w:color w:val="000000" w:themeColor="text1"/>
        </w:rPr>
      </w:pPr>
      <w:r>
        <w:rPr>
          <w:color w:val="000000" w:themeColor="text1"/>
        </w:rPr>
        <w:t xml:space="preserve">Law, J., &amp; </w:t>
      </w:r>
      <w:proofErr w:type="spellStart"/>
      <w:r>
        <w:rPr>
          <w:color w:val="000000" w:themeColor="text1"/>
        </w:rPr>
        <w:t>Hassard</w:t>
      </w:r>
      <w:proofErr w:type="spellEnd"/>
      <w:r>
        <w:rPr>
          <w:color w:val="000000" w:themeColor="text1"/>
        </w:rPr>
        <w:t xml:space="preserve">, J. (1999). </w:t>
      </w:r>
      <w:r w:rsidRPr="00CB22C3">
        <w:rPr>
          <w:i/>
          <w:color w:val="000000" w:themeColor="text1"/>
        </w:rPr>
        <w:t>Actor Network Theory and After</w:t>
      </w:r>
      <w:r>
        <w:rPr>
          <w:color w:val="000000" w:themeColor="text1"/>
        </w:rPr>
        <w:t>. Oxford: Blackwell.</w:t>
      </w:r>
    </w:p>
    <w:p w14:paraId="29B1B91C" w14:textId="79F1D34B" w:rsidR="006C4B3E" w:rsidRDefault="006C4B3E" w:rsidP="005962FE">
      <w:pPr>
        <w:pStyle w:val="NormalWeb"/>
        <w:spacing w:before="60" w:beforeAutospacing="0" w:after="60" w:afterAutospacing="0"/>
        <w:rPr>
          <w:color w:val="000000" w:themeColor="text1"/>
        </w:rPr>
      </w:pPr>
      <w:proofErr w:type="spellStart"/>
      <w:r>
        <w:rPr>
          <w:color w:val="000000" w:themeColor="text1"/>
        </w:rPr>
        <w:lastRenderedPageBreak/>
        <w:t>Lawrynowicz</w:t>
      </w:r>
      <w:proofErr w:type="spellEnd"/>
      <w:r>
        <w:rPr>
          <w:color w:val="000000" w:themeColor="text1"/>
        </w:rPr>
        <w:t xml:space="preserve">, A. (2008). Integration of production planning and scheduling using </w:t>
      </w:r>
      <w:r w:rsidR="00B25549">
        <w:rPr>
          <w:color w:val="000000" w:themeColor="text1"/>
        </w:rPr>
        <w:t>an expert system</w:t>
      </w:r>
      <w:r>
        <w:rPr>
          <w:color w:val="000000" w:themeColor="text1"/>
        </w:rPr>
        <w:t xml:space="preserve"> and </w:t>
      </w:r>
      <w:proofErr w:type="gramStart"/>
      <w:r>
        <w:rPr>
          <w:color w:val="000000" w:themeColor="text1"/>
        </w:rPr>
        <w:t>a genetic algorithms</w:t>
      </w:r>
      <w:proofErr w:type="gramEnd"/>
      <w:r>
        <w:rPr>
          <w:color w:val="000000" w:themeColor="text1"/>
        </w:rPr>
        <w:t>.</w:t>
      </w:r>
      <w:r w:rsidR="00537286">
        <w:rPr>
          <w:color w:val="000000" w:themeColor="text1"/>
        </w:rPr>
        <w:t xml:space="preserve"> </w:t>
      </w:r>
      <w:r w:rsidR="00537286" w:rsidRPr="00E84907">
        <w:rPr>
          <w:i/>
          <w:color w:val="000000" w:themeColor="text1"/>
        </w:rPr>
        <w:t>Journal of the Operational Research Society</w:t>
      </w:r>
      <w:r w:rsidR="00537286" w:rsidRPr="00E84907">
        <w:rPr>
          <w:color w:val="000000" w:themeColor="text1"/>
        </w:rPr>
        <w:t xml:space="preserve">, </w:t>
      </w:r>
      <w:r w:rsidR="00537286">
        <w:rPr>
          <w:i/>
          <w:color w:val="000000" w:themeColor="text1"/>
        </w:rPr>
        <w:t>59</w:t>
      </w:r>
      <w:r w:rsidR="00537286">
        <w:rPr>
          <w:color w:val="000000" w:themeColor="text1"/>
        </w:rPr>
        <w:t>(4</w:t>
      </w:r>
      <w:r w:rsidR="00537286" w:rsidRPr="00E84907">
        <w:rPr>
          <w:color w:val="000000" w:themeColor="text1"/>
        </w:rPr>
        <w:t>),</w:t>
      </w:r>
      <w:r w:rsidR="00537286">
        <w:rPr>
          <w:color w:val="000000" w:themeColor="text1"/>
        </w:rPr>
        <w:t xml:space="preserve"> 455-463</w:t>
      </w:r>
      <w:r w:rsidR="00537286" w:rsidRPr="00E84907">
        <w:rPr>
          <w:color w:val="000000" w:themeColor="text1"/>
        </w:rPr>
        <w:t>.</w:t>
      </w:r>
    </w:p>
    <w:p w14:paraId="2E64DBC4" w14:textId="77777777" w:rsidR="00F701D1" w:rsidRDefault="00F701D1" w:rsidP="00F701D1">
      <w:pPr>
        <w:pStyle w:val="NormalWeb"/>
        <w:spacing w:before="60" w:beforeAutospacing="0" w:after="60" w:afterAutospacing="0"/>
        <w:rPr>
          <w:color w:val="000000" w:themeColor="text1"/>
        </w:rPr>
      </w:pPr>
      <w:r>
        <w:rPr>
          <w:color w:val="000000" w:themeColor="text1"/>
        </w:rPr>
        <w:t xml:space="preserve">Liao, S.H. (2005). An intranet-based architecture for building military scenario training systems. </w:t>
      </w:r>
      <w:r w:rsidRPr="00E84907">
        <w:rPr>
          <w:i/>
          <w:color w:val="000000" w:themeColor="text1"/>
        </w:rPr>
        <w:t>Journal of the Operational Research Society</w:t>
      </w:r>
      <w:r w:rsidRPr="00E84907">
        <w:rPr>
          <w:color w:val="000000" w:themeColor="text1"/>
        </w:rPr>
        <w:t xml:space="preserve">, </w:t>
      </w:r>
      <w:r>
        <w:rPr>
          <w:i/>
          <w:color w:val="000000" w:themeColor="text1"/>
        </w:rPr>
        <w:t>56</w:t>
      </w:r>
      <w:r>
        <w:rPr>
          <w:color w:val="000000" w:themeColor="text1"/>
        </w:rPr>
        <w:t>(5</w:t>
      </w:r>
      <w:r w:rsidRPr="00E84907">
        <w:rPr>
          <w:color w:val="000000" w:themeColor="text1"/>
        </w:rPr>
        <w:t>),</w:t>
      </w:r>
      <w:r>
        <w:rPr>
          <w:color w:val="000000" w:themeColor="text1"/>
        </w:rPr>
        <w:t xml:space="preserve"> 504-513</w:t>
      </w:r>
      <w:r w:rsidRPr="00E84907">
        <w:rPr>
          <w:color w:val="000000" w:themeColor="text1"/>
        </w:rPr>
        <w:t>.</w:t>
      </w:r>
    </w:p>
    <w:p w14:paraId="5F9DBC73" w14:textId="4B50CA8B" w:rsidR="00444BC3" w:rsidRDefault="00444BC3" w:rsidP="005962FE">
      <w:pPr>
        <w:pStyle w:val="NormalWeb"/>
        <w:spacing w:before="60" w:beforeAutospacing="0" w:after="60" w:afterAutospacing="0"/>
        <w:rPr>
          <w:color w:val="000000" w:themeColor="text1"/>
        </w:rPr>
      </w:pPr>
      <w:bookmarkStart w:id="2" w:name="_GoBack"/>
      <w:bookmarkEnd w:id="2"/>
      <w:r>
        <w:rPr>
          <w:color w:val="000000" w:themeColor="text1"/>
        </w:rPr>
        <w:t xml:space="preserve">Lima, A., </w:t>
      </w:r>
      <w:proofErr w:type="spellStart"/>
      <w:r>
        <w:rPr>
          <w:color w:val="000000" w:themeColor="text1"/>
        </w:rPr>
        <w:t>Mues</w:t>
      </w:r>
      <w:proofErr w:type="spellEnd"/>
      <w:r>
        <w:rPr>
          <w:color w:val="000000" w:themeColor="text1"/>
        </w:rPr>
        <w:t xml:space="preserve">, C., &amp; </w:t>
      </w:r>
      <w:proofErr w:type="spellStart"/>
      <w:r>
        <w:rPr>
          <w:color w:val="000000" w:themeColor="text1"/>
        </w:rPr>
        <w:t>Baesens</w:t>
      </w:r>
      <w:proofErr w:type="spellEnd"/>
      <w:r>
        <w:rPr>
          <w:color w:val="000000" w:themeColor="text1"/>
        </w:rPr>
        <w:t xml:space="preserve">, B. (2009). Domain knowledge integration in data mining using decision tables. </w:t>
      </w:r>
      <w:r w:rsidRPr="00E84907">
        <w:rPr>
          <w:i/>
          <w:color w:val="000000" w:themeColor="text1"/>
        </w:rPr>
        <w:t>Journal of the Operational Research Society</w:t>
      </w:r>
      <w:r w:rsidRPr="00E84907">
        <w:rPr>
          <w:color w:val="000000" w:themeColor="text1"/>
        </w:rPr>
        <w:t xml:space="preserve">, </w:t>
      </w:r>
      <w:r>
        <w:rPr>
          <w:i/>
          <w:color w:val="000000" w:themeColor="text1"/>
        </w:rPr>
        <w:t>60</w:t>
      </w:r>
      <w:r>
        <w:rPr>
          <w:color w:val="000000" w:themeColor="text1"/>
        </w:rPr>
        <w:t>(8</w:t>
      </w:r>
      <w:r w:rsidRPr="00E84907">
        <w:rPr>
          <w:color w:val="000000" w:themeColor="text1"/>
        </w:rPr>
        <w:t>),</w:t>
      </w:r>
      <w:r>
        <w:rPr>
          <w:color w:val="000000" w:themeColor="text1"/>
        </w:rPr>
        <w:t xml:space="preserve"> 1096-1106</w:t>
      </w:r>
      <w:r w:rsidRPr="00E84907">
        <w:rPr>
          <w:color w:val="000000" w:themeColor="text1"/>
        </w:rPr>
        <w:t>.</w:t>
      </w:r>
    </w:p>
    <w:p w14:paraId="599BE768" w14:textId="7A849E9F" w:rsidR="005326E8" w:rsidRPr="002038F8" w:rsidRDefault="0094387B" w:rsidP="005962FE">
      <w:pPr>
        <w:pStyle w:val="NormalWeb"/>
        <w:spacing w:before="60" w:beforeAutospacing="0" w:after="60" w:afterAutospacing="0"/>
      </w:pPr>
      <w:r w:rsidRPr="002038F8">
        <w:rPr>
          <w:color w:val="000000" w:themeColor="text1"/>
        </w:rPr>
        <w:t>Mansfield, (1961).</w:t>
      </w:r>
      <w:r w:rsidR="002038F8" w:rsidRPr="002038F8">
        <w:t xml:space="preserve"> Technical Change and the Rate of Imitation.  </w:t>
      </w:r>
      <w:proofErr w:type="spellStart"/>
      <w:r w:rsidR="002038F8" w:rsidRPr="002038F8">
        <w:rPr>
          <w:i/>
          <w:iCs/>
        </w:rPr>
        <w:t>Econometrica</w:t>
      </w:r>
      <w:proofErr w:type="spellEnd"/>
      <w:r w:rsidR="002038F8" w:rsidRPr="002038F8">
        <w:t xml:space="preserve">, </w:t>
      </w:r>
      <w:r w:rsidR="002038F8" w:rsidRPr="002038F8">
        <w:rPr>
          <w:i/>
        </w:rPr>
        <w:t>29</w:t>
      </w:r>
      <w:r w:rsidR="002038F8" w:rsidRPr="002038F8">
        <w:t>(4), 741</w:t>
      </w:r>
      <w:r w:rsidR="002038F8" w:rsidRPr="002038F8">
        <w:rPr>
          <w:rFonts w:ascii="Calibri" w:eastAsia="Calibri" w:hAnsi="Calibri" w:cs="Calibri"/>
        </w:rPr>
        <w:t>‐</w:t>
      </w:r>
      <w:r w:rsidR="002038F8">
        <w:t>766.</w:t>
      </w:r>
    </w:p>
    <w:p w14:paraId="2840BDFE" w14:textId="6599D925" w:rsidR="00301421" w:rsidRDefault="00301421" w:rsidP="005962FE">
      <w:pPr>
        <w:pStyle w:val="NormalWeb"/>
        <w:spacing w:before="60" w:beforeAutospacing="0" w:after="60" w:afterAutospacing="0"/>
        <w:rPr>
          <w:color w:val="000000" w:themeColor="text1"/>
        </w:rPr>
      </w:pPr>
      <w:proofErr w:type="spellStart"/>
      <w:r>
        <w:rPr>
          <w:color w:val="000000" w:themeColor="text1"/>
        </w:rPr>
        <w:t>Marqués</w:t>
      </w:r>
      <w:proofErr w:type="spellEnd"/>
      <w:r>
        <w:rPr>
          <w:color w:val="000000" w:themeColor="text1"/>
        </w:rPr>
        <w:t>, A.I., Garcia, V., &amp; Sánchez, J.S. (2013). A literature review on the application of evolutionary comput</w:t>
      </w:r>
      <w:r w:rsidR="00777410">
        <w:rPr>
          <w:color w:val="000000" w:themeColor="text1"/>
        </w:rPr>
        <w:t>ing</w:t>
      </w:r>
      <w:r>
        <w:rPr>
          <w:color w:val="000000" w:themeColor="text1"/>
        </w:rPr>
        <w:t xml:space="preserve"> to credit scoring.</w:t>
      </w:r>
      <w:r w:rsidR="00777410">
        <w:rPr>
          <w:color w:val="000000" w:themeColor="text1"/>
        </w:rPr>
        <w:t xml:space="preserve">  </w:t>
      </w:r>
      <w:r w:rsidR="00777410" w:rsidRPr="00E84907">
        <w:rPr>
          <w:i/>
          <w:color w:val="000000" w:themeColor="text1"/>
        </w:rPr>
        <w:t>Journal of the Operational Research Society</w:t>
      </w:r>
      <w:r w:rsidR="00777410" w:rsidRPr="00E84907">
        <w:rPr>
          <w:color w:val="000000" w:themeColor="text1"/>
        </w:rPr>
        <w:t xml:space="preserve">, </w:t>
      </w:r>
      <w:r w:rsidR="00777410">
        <w:rPr>
          <w:i/>
          <w:color w:val="000000" w:themeColor="text1"/>
        </w:rPr>
        <w:t>64</w:t>
      </w:r>
      <w:r w:rsidR="00777410">
        <w:rPr>
          <w:color w:val="000000" w:themeColor="text1"/>
        </w:rPr>
        <w:t>(9</w:t>
      </w:r>
      <w:r w:rsidR="00777410" w:rsidRPr="00E84907">
        <w:rPr>
          <w:color w:val="000000" w:themeColor="text1"/>
        </w:rPr>
        <w:t>),</w:t>
      </w:r>
      <w:r w:rsidR="00777410">
        <w:rPr>
          <w:color w:val="000000" w:themeColor="text1"/>
        </w:rPr>
        <w:t xml:space="preserve"> 1384-1399</w:t>
      </w:r>
      <w:r w:rsidR="00777410" w:rsidRPr="00E84907">
        <w:rPr>
          <w:color w:val="000000" w:themeColor="text1"/>
        </w:rPr>
        <w:t>.</w:t>
      </w:r>
    </w:p>
    <w:p w14:paraId="46F275D6" w14:textId="419D8F42" w:rsidR="004C0C6B" w:rsidRPr="00E84907" w:rsidRDefault="004C0C6B" w:rsidP="005962FE">
      <w:pPr>
        <w:spacing w:before="60" w:after="60"/>
        <w:rPr>
          <w:color w:val="000000" w:themeColor="text1"/>
        </w:rPr>
      </w:pPr>
      <w:r w:rsidRPr="00E84907">
        <w:rPr>
          <w:color w:val="000000" w:themeColor="text1"/>
        </w:rPr>
        <w:t xml:space="preserve">McLuhan, M. (1962). </w:t>
      </w:r>
      <w:r w:rsidRPr="00E84907">
        <w:rPr>
          <w:i/>
          <w:color w:val="000000" w:themeColor="text1"/>
        </w:rPr>
        <w:t>The Gutenberg Galaxy</w:t>
      </w:r>
      <w:r w:rsidR="00E84907">
        <w:rPr>
          <w:color w:val="000000" w:themeColor="text1"/>
        </w:rPr>
        <w:t>.</w:t>
      </w:r>
      <w:r w:rsidRPr="00E84907">
        <w:rPr>
          <w:color w:val="000000" w:themeColor="text1"/>
        </w:rPr>
        <w:t xml:space="preserve"> Toronto: University of Toronto Press.</w:t>
      </w:r>
    </w:p>
    <w:p w14:paraId="011ADF5B" w14:textId="5F3A36BA" w:rsidR="00385DD2" w:rsidRPr="00E84907" w:rsidRDefault="00385DD2" w:rsidP="005962FE">
      <w:pPr>
        <w:spacing w:before="60" w:after="60"/>
        <w:rPr>
          <w:color w:val="000000" w:themeColor="text1"/>
        </w:rPr>
      </w:pPr>
      <w:r w:rsidRPr="00E84907">
        <w:rPr>
          <w:color w:val="000000" w:themeColor="text1"/>
        </w:rPr>
        <w:t xml:space="preserve">Mills, C.W. (1959). </w:t>
      </w:r>
      <w:r w:rsidRPr="00E84907">
        <w:rPr>
          <w:i/>
          <w:color w:val="000000" w:themeColor="text1"/>
        </w:rPr>
        <w:t>The Sociological Imagination</w:t>
      </w:r>
      <w:r w:rsidRPr="00E84907">
        <w:rPr>
          <w:color w:val="000000" w:themeColor="text1"/>
        </w:rPr>
        <w:t>. New York</w:t>
      </w:r>
      <w:r w:rsidR="007C2C6F" w:rsidRPr="00E84907">
        <w:rPr>
          <w:color w:val="000000" w:themeColor="text1"/>
        </w:rPr>
        <w:t>, NY</w:t>
      </w:r>
      <w:r w:rsidRPr="00E84907">
        <w:rPr>
          <w:color w:val="000000" w:themeColor="text1"/>
        </w:rPr>
        <w:t>: Oxford University Press.</w:t>
      </w:r>
    </w:p>
    <w:p w14:paraId="6D40EC53" w14:textId="6C15C9A1" w:rsidR="00F11AA2" w:rsidRDefault="004711C1" w:rsidP="005962FE">
      <w:pPr>
        <w:pStyle w:val="NormalWeb"/>
        <w:spacing w:before="60" w:beforeAutospacing="0" w:after="60" w:afterAutospacing="0"/>
        <w:rPr>
          <w:color w:val="000000" w:themeColor="text1"/>
        </w:rPr>
      </w:pPr>
      <w:r>
        <w:rPr>
          <w:color w:val="000000" w:themeColor="text1"/>
        </w:rPr>
        <w:t xml:space="preserve">Mingers, J. </w:t>
      </w:r>
      <w:r w:rsidR="00485201">
        <w:rPr>
          <w:color w:val="000000" w:themeColor="text1"/>
        </w:rPr>
        <w:t xml:space="preserve">(1986). Expert systems with rule induction. </w:t>
      </w:r>
      <w:r w:rsidR="00485201" w:rsidRPr="00E84907">
        <w:rPr>
          <w:i/>
          <w:color w:val="000000" w:themeColor="text1"/>
        </w:rPr>
        <w:t>Journal of the Operational Research Society</w:t>
      </w:r>
      <w:r w:rsidR="00485201" w:rsidRPr="00E84907">
        <w:rPr>
          <w:color w:val="000000" w:themeColor="text1"/>
        </w:rPr>
        <w:t xml:space="preserve">, </w:t>
      </w:r>
      <w:r w:rsidR="00485201">
        <w:rPr>
          <w:i/>
          <w:color w:val="000000" w:themeColor="text1"/>
        </w:rPr>
        <w:t>37</w:t>
      </w:r>
      <w:r w:rsidR="00485201">
        <w:rPr>
          <w:color w:val="000000" w:themeColor="text1"/>
        </w:rPr>
        <w:t>(11</w:t>
      </w:r>
      <w:r w:rsidR="00485201" w:rsidRPr="00E84907">
        <w:rPr>
          <w:color w:val="000000" w:themeColor="text1"/>
        </w:rPr>
        <w:t>),</w:t>
      </w:r>
      <w:r w:rsidR="00485201">
        <w:rPr>
          <w:color w:val="000000" w:themeColor="text1"/>
        </w:rPr>
        <w:t xml:space="preserve"> 1031-1037</w:t>
      </w:r>
      <w:r w:rsidR="00485201" w:rsidRPr="00E84907">
        <w:rPr>
          <w:color w:val="000000" w:themeColor="text1"/>
        </w:rPr>
        <w:t>.</w:t>
      </w:r>
    </w:p>
    <w:p w14:paraId="6EB72935" w14:textId="63D4606E" w:rsidR="00F11AA2" w:rsidRDefault="00F11AA2" w:rsidP="005962FE">
      <w:pPr>
        <w:pStyle w:val="NormalWeb"/>
        <w:spacing w:before="60" w:beforeAutospacing="0" w:after="60" w:afterAutospacing="0"/>
        <w:rPr>
          <w:color w:val="000000" w:themeColor="text1"/>
        </w:rPr>
      </w:pPr>
      <w:r>
        <w:rPr>
          <w:color w:val="000000" w:themeColor="text1"/>
        </w:rPr>
        <w:t xml:space="preserve">Mingers, J. (1987). Rule induction with statistical data – a comparison with multiple regression. </w:t>
      </w:r>
      <w:r w:rsidRPr="00E84907">
        <w:rPr>
          <w:i/>
          <w:color w:val="000000" w:themeColor="text1"/>
        </w:rPr>
        <w:t>Journal of the Operational Research Society</w:t>
      </w:r>
      <w:r w:rsidRPr="00E84907">
        <w:rPr>
          <w:color w:val="000000" w:themeColor="text1"/>
        </w:rPr>
        <w:t xml:space="preserve">, </w:t>
      </w:r>
      <w:r>
        <w:rPr>
          <w:i/>
          <w:color w:val="000000" w:themeColor="text1"/>
        </w:rPr>
        <w:t>38</w:t>
      </w:r>
      <w:r>
        <w:rPr>
          <w:color w:val="000000" w:themeColor="text1"/>
        </w:rPr>
        <w:t>(4</w:t>
      </w:r>
      <w:r w:rsidRPr="00E84907">
        <w:rPr>
          <w:color w:val="000000" w:themeColor="text1"/>
        </w:rPr>
        <w:t>),</w:t>
      </w:r>
      <w:r>
        <w:rPr>
          <w:color w:val="000000" w:themeColor="text1"/>
        </w:rPr>
        <w:t xml:space="preserve"> 347-351</w:t>
      </w:r>
      <w:r w:rsidRPr="00E84907">
        <w:rPr>
          <w:color w:val="000000" w:themeColor="text1"/>
        </w:rPr>
        <w:t>.</w:t>
      </w:r>
    </w:p>
    <w:p w14:paraId="5D56A8DA" w14:textId="62C8D31D" w:rsidR="000121BA" w:rsidRDefault="00877012" w:rsidP="005962FE">
      <w:pPr>
        <w:pStyle w:val="NormalWeb"/>
        <w:spacing w:before="60" w:beforeAutospacing="0" w:after="60" w:afterAutospacing="0"/>
        <w:rPr>
          <w:color w:val="000000" w:themeColor="text1"/>
        </w:rPr>
      </w:pPr>
      <w:r>
        <w:rPr>
          <w:color w:val="000000" w:themeColor="text1"/>
        </w:rPr>
        <w:t xml:space="preserve">Ministry of Internal Affairs and Communication, Japan. (2016). </w:t>
      </w:r>
      <w:r w:rsidRPr="00877012">
        <w:rPr>
          <w:i/>
          <w:color w:val="000000" w:themeColor="text1"/>
        </w:rPr>
        <w:t>Information and Communications in Japan: White Paper 2016</w:t>
      </w:r>
      <w:r>
        <w:rPr>
          <w:color w:val="000000" w:themeColor="text1"/>
        </w:rPr>
        <w:t xml:space="preserve">. </w:t>
      </w:r>
      <w:hyperlink r:id="rId16" w:history="1">
        <w:r w:rsidR="00725812" w:rsidRPr="002E0535">
          <w:rPr>
            <w:rStyle w:val="Hyperlink"/>
          </w:rPr>
          <w:t>http://www.soumu.go.jp/johotsusintokei/whitepaper/eng/WP2016/2016-index.html</w:t>
        </w:r>
      </w:hyperlink>
      <w:r w:rsidR="00725812">
        <w:rPr>
          <w:color w:val="000000" w:themeColor="text1"/>
        </w:rPr>
        <w:t xml:space="preserve"> Accessed 10th May 2018.</w:t>
      </w:r>
    </w:p>
    <w:p w14:paraId="75E93624" w14:textId="55C2042E" w:rsidR="00E62DFC" w:rsidRDefault="00E62DFC" w:rsidP="005962FE">
      <w:pPr>
        <w:pStyle w:val="NormalWeb"/>
        <w:spacing w:before="60" w:beforeAutospacing="0" w:after="60" w:afterAutospacing="0"/>
        <w:rPr>
          <w:color w:val="000000" w:themeColor="text1"/>
        </w:rPr>
      </w:pPr>
      <w:proofErr w:type="spellStart"/>
      <w:r>
        <w:rPr>
          <w:color w:val="000000" w:themeColor="text1"/>
        </w:rPr>
        <w:t>Moffat</w:t>
      </w:r>
      <w:proofErr w:type="spellEnd"/>
      <w:r>
        <w:rPr>
          <w:color w:val="000000" w:themeColor="text1"/>
        </w:rPr>
        <w:t xml:space="preserve">, J., &amp; Witty, S. (2002). Bayesian decision making and military command and control. </w:t>
      </w:r>
      <w:r w:rsidRPr="00E84907">
        <w:rPr>
          <w:i/>
          <w:color w:val="000000" w:themeColor="text1"/>
        </w:rPr>
        <w:t>Journal of the Operational Research Society</w:t>
      </w:r>
      <w:r w:rsidRPr="00E84907">
        <w:rPr>
          <w:color w:val="000000" w:themeColor="text1"/>
        </w:rPr>
        <w:t xml:space="preserve">, </w:t>
      </w:r>
      <w:r>
        <w:rPr>
          <w:i/>
          <w:color w:val="000000" w:themeColor="text1"/>
        </w:rPr>
        <w:t>53</w:t>
      </w:r>
      <w:r>
        <w:rPr>
          <w:color w:val="000000" w:themeColor="text1"/>
        </w:rPr>
        <w:t>(7</w:t>
      </w:r>
      <w:r w:rsidRPr="00E84907">
        <w:rPr>
          <w:color w:val="000000" w:themeColor="text1"/>
        </w:rPr>
        <w:t>),</w:t>
      </w:r>
      <w:r>
        <w:rPr>
          <w:color w:val="000000" w:themeColor="text1"/>
        </w:rPr>
        <w:t xml:space="preserve"> 709-718</w:t>
      </w:r>
      <w:r w:rsidRPr="00E84907">
        <w:rPr>
          <w:color w:val="000000" w:themeColor="text1"/>
        </w:rPr>
        <w:t>.</w:t>
      </w:r>
    </w:p>
    <w:p w14:paraId="64740CDB" w14:textId="2F8DA87D" w:rsidR="00BA12DB" w:rsidRPr="00BA12DB" w:rsidRDefault="00BA12DB" w:rsidP="001A187A">
      <w:pPr>
        <w:spacing w:before="60" w:after="40"/>
        <w:rPr>
          <w:rFonts w:eastAsia="Times New Roman"/>
          <w:color w:val="000000" w:themeColor="text1"/>
        </w:rPr>
      </w:pPr>
      <w:proofErr w:type="spellStart"/>
      <w:r>
        <w:rPr>
          <w:rFonts w:eastAsia="Times New Roman"/>
          <w:color w:val="000000" w:themeColor="text1"/>
          <w:shd w:val="clear" w:color="auto" w:fill="FFFFFF"/>
        </w:rPr>
        <w:t>Nedelkoska</w:t>
      </w:r>
      <w:proofErr w:type="spellEnd"/>
      <w:r>
        <w:rPr>
          <w:rFonts w:eastAsia="Times New Roman"/>
          <w:color w:val="000000" w:themeColor="text1"/>
          <w:shd w:val="clear" w:color="auto" w:fill="FFFFFF"/>
        </w:rPr>
        <w:t xml:space="preserve">, L. &amp; G. </w:t>
      </w:r>
      <w:proofErr w:type="spellStart"/>
      <w:r>
        <w:rPr>
          <w:rFonts w:eastAsia="Times New Roman"/>
          <w:color w:val="000000" w:themeColor="text1"/>
          <w:shd w:val="clear" w:color="auto" w:fill="FFFFFF"/>
        </w:rPr>
        <w:t>Quintini</w:t>
      </w:r>
      <w:proofErr w:type="spellEnd"/>
      <w:r>
        <w:rPr>
          <w:rFonts w:eastAsia="Times New Roman"/>
          <w:color w:val="000000" w:themeColor="text1"/>
          <w:shd w:val="clear" w:color="auto" w:fill="FFFFFF"/>
        </w:rPr>
        <w:t xml:space="preserve"> (2018).</w:t>
      </w:r>
      <w:r w:rsidRPr="00574884">
        <w:rPr>
          <w:rFonts w:eastAsia="Times New Roman"/>
          <w:color w:val="000000" w:themeColor="text1"/>
          <w:shd w:val="clear" w:color="auto" w:fill="FFFFFF"/>
        </w:rPr>
        <w:t> Autom</w:t>
      </w:r>
      <w:r>
        <w:rPr>
          <w:rFonts w:eastAsia="Times New Roman"/>
          <w:color w:val="000000" w:themeColor="text1"/>
          <w:shd w:val="clear" w:color="auto" w:fill="FFFFFF"/>
        </w:rPr>
        <w:t>ation, skills use and training.</w:t>
      </w:r>
      <w:r w:rsidRPr="00574884">
        <w:rPr>
          <w:rStyle w:val="apple-converted-space"/>
          <w:rFonts w:eastAsia="Times New Roman"/>
          <w:color w:val="000000" w:themeColor="text1"/>
          <w:shd w:val="clear" w:color="auto" w:fill="FFFFFF"/>
        </w:rPr>
        <w:t> </w:t>
      </w:r>
      <w:r w:rsidRPr="00574884">
        <w:rPr>
          <w:rFonts w:eastAsia="Times New Roman"/>
          <w:i/>
          <w:iCs/>
          <w:color w:val="000000" w:themeColor="text1"/>
        </w:rPr>
        <w:t xml:space="preserve">Documents de travail de </w:t>
      </w:r>
      <w:proofErr w:type="spellStart"/>
      <w:r w:rsidRPr="00574884">
        <w:rPr>
          <w:rFonts w:eastAsia="Times New Roman"/>
          <w:i/>
          <w:iCs/>
          <w:color w:val="000000" w:themeColor="text1"/>
        </w:rPr>
        <w:t>l'OCDE</w:t>
      </w:r>
      <w:proofErr w:type="spellEnd"/>
      <w:r w:rsidRPr="00574884">
        <w:rPr>
          <w:rFonts w:eastAsia="Times New Roman"/>
          <w:i/>
          <w:iCs/>
          <w:color w:val="000000" w:themeColor="text1"/>
        </w:rPr>
        <w:t xml:space="preserve"> sur les questions </w:t>
      </w:r>
      <w:proofErr w:type="spellStart"/>
      <w:r w:rsidRPr="00574884">
        <w:rPr>
          <w:rFonts w:eastAsia="Times New Roman"/>
          <w:i/>
          <w:iCs/>
          <w:color w:val="000000" w:themeColor="text1"/>
        </w:rPr>
        <w:t>sociales</w:t>
      </w:r>
      <w:proofErr w:type="spellEnd"/>
      <w:r w:rsidRPr="00574884">
        <w:rPr>
          <w:rFonts w:eastAsia="Times New Roman"/>
          <w:i/>
          <w:iCs/>
          <w:color w:val="000000" w:themeColor="text1"/>
        </w:rPr>
        <w:t xml:space="preserve">, </w:t>
      </w:r>
      <w:proofErr w:type="spellStart"/>
      <w:r w:rsidRPr="00574884">
        <w:rPr>
          <w:rFonts w:eastAsia="Times New Roman"/>
          <w:i/>
          <w:iCs/>
          <w:color w:val="000000" w:themeColor="text1"/>
        </w:rPr>
        <w:t>l'emploi</w:t>
      </w:r>
      <w:proofErr w:type="spellEnd"/>
      <w:r w:rsidRPr="00574884">
        <w:rPr>
          <w:rFonts w:eastAsia="Times New Roman"/>
          <w:i/>
          <w:iCs/>
          <w:color w:val="000000" w:themeColor="text1"/>
        </w:rPr>
        <w:t xml:space="preserve"> et les migrations</w:t>
      </w:r>
      <w:r w:rsidRPr="00574884">
        <w:rPr>
          <w:rFonts w:eastAsia="Times New Roman"/>
          <w:color w:val="000000" w:themeColor="text1"/>
          <w:shd w:val="clear" w:color="auto" w:fill="FFFFFF"/>
        </w:rPr>
        <w:t xml:space="preserve">, no. 202, </w:t>
      </w:r>
      <w:proofErr w:type="spellStart"/>
      <w:r w:rsidRPr="00574884">
        <w:rPr>
          <w:rFonts w:eastAsia="Times New Roman"/>
          <w:color w:val="000000" w:themeColor="text1"/>
          <w:shd w:val="clear" w:color="auto" w:fill="FFFFFF"/>
        </w:rPr>
        <w:t>Éditions</w:t>
      </w:r>
      <w:proofErr w:type="spellEnd"/>
      <w:r w:rsidRPr="00574884">
        <w:rPr>
          <w:rFonts w:eastAsia="Times New Roman"/>
          <w:color w:val="000000" w:themeColor="text1"/>
          <w:shd w:val="clear" w:color="auto" w:fill="FFFFFF"/>
        </w:rPr>
        <w:t xml:space="preserve"> OCDE, Paris. </w:t>
      </w:r>
      <w:hyperlink r:id="rId17" w:history="1">
        <w:r w:rsidRPr="00574884">
          <w:rPr>
            <w:rStyle w:val="Hyperlink"/>
            <w:rFonts w:eastAsia="Times New Roman"/>
            <w:color w:val="000000" w:themeColor="text1"/>
          </w:rPr>
          <w:t>http://dx.doi.org/10.1787/2e2f4eea-en</w:t>
        </w:r>
      </w:hyperlink>
      <w:r w:rsidRPr="00574884">
        <w:rPr>
          <w:rFonts w:eastAsia="Times New Roman"/>
          <w:color w:val="000000" w:themeColor="text1"/>
          <w:shd w:val="clear" w:color="auto" w:fill="FFFFFF"/>
        </w:rPr>
        <w:t>.</w:t>
      </w:r>
      <w:r>
        <w:rPr>
          <w:rFonts w:eastAsia="Times New Roman"/>
          <w:color w:val="000000" w:themeColor="text1"/>
          <w:shd w:val="clear" w:color="auto" w:fill="FFFFFF"/>
        </w:rPr>
        <w:t xml:space="preserve"> Accessed 3rd April 2018.</w:t>
      </w:r>
    </w:p>
    <w:p w14:paraId="0D64010D" w14:textId="476DD727" w:rsidR="008760D1" w:rsidRDefault="008760D1" w:rsidP="001A187A">
      <w:pPr>
        <w:pStyle w:val="NormalWeb"/>
        <w:spacing w:before="60" w:beforeAutospacing="0" w:after="40" w:afterAutospacing="0"/>
        <w:rPr>
          <w:color w:val="000000" w:themeColor="text1"/>
        </w:rPr>
      </w:pPr>
      <w:r>
        <w:rPr>
          <w:color w:val="000000" w:themeColor="text1"/>
        </w:rPr>
        <w:t xml:space="preserve">Nixon, E. (1986). Information technology: the way ahead. </w:t>
      </w:r>
      <w:r w:rsidRPr="00E84907">
        <w:rPr>
          <w:i/>
          <w:color w:val="000000" w:themeColor="text1"/>
        </w:rPr>
        <w:t>Journal of the Operational Research Society</w:t>
      </w:r>
      <w:r w:rsidRPr="00E84907">
        <w:rPr>
          <w:color w:val="000000" w:themeColor="text1"/>
        </w:rPr>
        <w:t xml:space="preserve">, </w:t>
      </w:r>
      <w:r>
        <w:rPr>
          <w:i/>
          <w:color w:val="000000" w:themeColor="text1"/>
        </w:rPr>
        <w:t>37</w:t>
      </w:r>
      <w:r>
        <w:rPr>
          <w:color w:val="000000" w:themeColor="text1"/>
        </w:rPr>
        <w:t>(1</w:t>
      </w:r>
      <w:r w:rsidRPr="00E84907">
        <w:rPr>
          <w:color w:val="000000" w:themeColor="text1"/>
        </w:rPr>
        <w:t xml:space="preserve">), </w:t>
      </w:r>
      <w:r>
        <w:rPr>
          <w:color w:val="000000" w:themeColor="text1"/>
        </w:rPr>
        <w:t>1</w:t>
      </w:r>
      <w:r w:rsidRPr="00E84907">
        <w:rPr>
          <w:color w:val="000000" w:themeColor="text1"/>
        </w:rPr>
        <w:t>-1</w:t>
      </w:r>
      <w:r>
        <w:rPr>
          <w:color w:val="000000" w:themeColor="text1"/>
        </w:rPr>
        <w:t>1</w:t>
      </w:r>
      <w:r w:rsidRPr="00E84907">
        <w:rPr>
          <w:color w:val="000000" w:themeColor="text1"/>
        </w:rPr>
        <w:t>.</w:t>
      </w:r>
    </w:p>
    <w:p w14:paraId="65F2D7A0" w14:textId="706D48E3" w:rsidR="00054906" w:rsidRDefault="00054906" w:rsidP="001A187A">
      <w:pPr>
        <w:pStyle w:val="NormalWeb"/>
        <w:spacing w:before="60" w:beforeAutospacing="0" w:after="40" w:afterAutospacing="0"/>
        <w:rPr>
          <w:color w:val="000000" w:themeColor="text1"/>
        </w:rPr>
      </w:pPr>
      <w:r>
        <w:rPr>
          <w:color w:val="000000" w:themeColor="text1"/>
        </w:rPr>
        <w:t xml:space="preserve">Nogales, F.J., &amp; </w:t>
      </w:r>
      <w:proofErr w:type="spellStart"/>
      <w:r>
        <w:rPr>
          <w:color w:val="000000" w:themeColor="text1"/>
        </w:rPr>
        <w:t>Conejo</w:t>
      </w:r>
      <w:proofErr w:type="spellEnd"/>
      <w:r>
        <w:rPr>
          <w:color w:val="000000" w:themeColor="text1"/>
        </w:rPr>
        <w:t>, A.J. (2006). Electricity price forec</w:t>
      </w:r>
      <w:r w:rsidR="00A531B4">
        <w:rPr>
          <w:color w:val="000000" w:themeColor="text1"/>
        </w:rPr>
        <w:t>a</w:t>
      </w:r>
      <w:r>
        <w:rPr>
          <w:color w:val="000000" w:themeColor="text1"/>
        </w:rPr>
        <w:t xml:space="preserve">sting through transfer function models. </w:t>
      </w:r>
      <w:r w:rsidRPr="00E84907">
        <w:rPr>
          <w:i/>
          <w:color w:val="000000" w:themeColor="text1"/>
        </w:rPr>
        <w:t>Journal of the Operational Research Society</w:t>
      </w:r>
      <w:r w:rsidRPr="00E84907">
        <w:rPr>
          <w:color w:val="000000" w:themeColor="text1"/>
        </w:rPr>
        <w:t xml:space="preserve">, </w:t>
      </w:r>
      <w:r>
        <w:rPr>
          <w:i/>
          <w:color w:val="000000" w:themeColor="text1"/>
        </w:rPr>
        <w:t>57</w:t>
      </w:r>
      <w:r>
        <w:rPr>
          <w:color w:val="000000" w:themeColor="text1"/>
        </w:rPr>
        <w:t>(4</w:t>
      </w:r>
      <w:r w:rsidRPr="00E84907">
        <w:rPr>
          <w:color w:val="000000" w:themeColor="text1"/>
        </w:rPr>
        <w:t>),</w:t>
      </w:r>
      <w:r>
        <w:rPr>
          <w:color w:val="000000" w:themeColor="text1"/>
        </w:rPr>
        <w:t xml:space="preserve"> 350-356</w:t>
      </w:r>
      <w:r w:rsidRPr="00E84907">
        <w:rPr>
          <w:color w:val="000000" w:themeColor="text1"/>
        </w:rPr>
        <w:t>.</w:t>
      </w:r>
    </w:p>
    <w:p w14:paraId="6E4EF61E" w14:textId="2A4DB20C" w:rsidR="003B6963" w:rsidRDefault="003B6963" w:rsidP="001A187A">
      <w:pPr>
        <w:pStyle w:val="NormalWeb"/>
        <w:spacing w:before="60" w:beforeAutospacing="0" w:after="40" w:afterAutospacing="0"/>
        <w:rPr>
          <w:color w:val="000000" w:themeColor="text1"/>
        </w:rPr>
      </w:pPr>
      <w:r>
        <w:rPr>
          <w:color w:val="000000" w:themeColor="text1"/>
        </w:rPr>
        <w:t xml:space="preserve">Nussbaum, M., Sepulveda, M., &amp; Singer, M. (1998). An architecture for solving sequencing and resource allocation problems using approximate methods. </w:t>
      </w:r>
      <w:r w:rsidRPr="00E84907">
        <w:rPr>
          <w:i/>
          <w:color w:val="000000" w:themeColor="text1"/>
        </w:rPr>
        <w:t>Journal of the Operational Research Society</w:t>
      </w:r>
      <w:r w:rsidRPr="00E84907">
        <w:rPr>
          <w:color w:val="000000" w:themeColor="text1"/>
        </w:rPr>
        <w:t xml:space="preserve">, </w:t>
      </w:r>
      <w:r>
        <w:rPr>
          <w:i/>
          <w:color w:val="000000" w:themeColor="text1"/>
        </w:rPr>
        <w:t>49</w:t>
      </w:r>
      <w:r>
        <w:rPr>
          <w:color w:val="000000" w:themeColor="text1"/>
        </w:rPr>
        <w:t>(1</w:t>
      </w:r>
      <w:r w:rsidRPr="00E84907">
        <w:rPr>
          <w:color w:val="000000" w:themeColor="text1"/>
        </w:rPr>
        <w:t>),</w:t>
      </w:r>
      <w:r>
        <w:rPr>
          <w:color w:val="000000" w:themeColor="text1"/>
        </w:rPr>
        <w:t xml:space="preserve"> 52-65</w:t>
      </w:r>
      <w:r w:rsidRPr="00E84907">
        <w:rPr>
          <w:color w:val="000000" w:themeColor="text1"/>
        </w:rPr>
        <w:t>.</w:t>
      </w:r>
    </w:p>
    <w:p w14:paraId="73048F40" w14:textId="04FB6187" w:rsidR="00F32B59" w:rsidRDefault="00F32B59" w:rsidP="001A187A">
      <w:pPr>
        <w:pStyle w:val="NormalWeb"/>
        <w:spacing w:before="60" w:beforeAutospacing="0" w:after="40" w:afterAutospacing="0"/>
        <w:rPr>
          <w:color w:val="000000" w:themeColor="text1"/>
        </w:rPr>
      </w:pPr>
      <w:r>
        <w:rPr>
          <w:color w:val="000000" w:themeColor="text1"/>
        </w:rPr>
        <w:t>O’Keefe, R.M. (1985)</w:t>
      </w:r>
      <w:r w:rsidR="006916D7">
        <w:rPr>
          <w:color w:val="000000" w:themeColor="text1"/>
        </w:rPr>
        <w:t xml:space="preserve">. Expert systems and operational research – mutual benefits. </w:t>
      </w:r>
      <w:r w:rsidR="006916D7" w:rsidRPr="00E84907">
        <w:rPr>
          <w:i/>
          <w:color w:val="000000" w:themeColor="text1"/>
        </w:rPr>
        <w:t>Journal of the Operational Research Society</w:t>
      </w:r>
      <w:r w:rsidR="006916D7" w:rsidRPr="00E84907">
        <w:rPr>
          <w:color w:val="000000" w:themeColor="text1"/>
        </w:rPr>
        <w:t xml:space="preserve">, </w:t>
      </w:r>
      <w:r w:rsidR="006916D7">
        <w:rPr>
          <w:i/>
          <w:color w:val="000000" w:themeColor="text1"/>
        </w:rPr>
        <w:t>3</w:t>
      </w:r>
      <w:r w:rsidR="006916D7" w:rsidRPr="00E84907">
        <w:rPr>
          <w:i/>
          <w:color w:val="000000" w:themeColor="text1"/>
        </w:rPr>
        <w:t>6</w:t>
      </w:r>
      <w:r w:rsidR="006916D7">
        <w:rPr>
          <w:color w:val="000000" w:themeColor="text1"/>
        </w:rPr>
        <w:t>(</w:t>
      </w:r>
      <w:r w:rsidR="006916D7" w:rsidRPr="00E84907">
        <w:rPr>
          <w:color w:val="000000" w:themeColor="text1"/>
        </w:rPr>
        <w:t xml:space="preserve">2), </w:t>
      </w:r>
      <w:r w:rsidR="006916D7">
        <w:rPr>
          <w:color w:val="000000" w:themeColor="text1"/>
        </w:rPr>
        <w:t>125</w:t>
      </w:r>
      <w:r w:rsidR="006916D7" w:rsidRPr="00E84907">
        <w:rPr>
          <w:color w:val="000000" w:themeColor="text1"/>
        </w:rPr>
        <w:t>-</w:t>
      </w:r>
      <w:r w:rsidR="006916D7">
        <w:rPr>
          <w:color w:val="000000" w:themeColor="text1"/>
        </w:rPr>
        <w:t>129</w:t>
      </w:r>
      <w:r w:rsidR="006916D7" w:rsidRPr="00E84907">
        <w:rPr>
          <w:color w:val="000000" w:themeColor="text1"/>
        </w:rPr>
        <w:t>.</w:t>
      </w:r>
    </w:p>
    <w:p w14:paraId="3A2A17A8" w14:textId="3569C43E" w:rsidR="00F56375" w:rsidRDefault="00F56375" w:rsidP="001A187A">
      <w:pPr>
        <w:pStyle w:val="NormalWeb"/>
        <w:spacing w:before="60" w:beforeAutospacing="0" w:after="40" w:afterAutospacing="0"/>
        <w:rPr>
          <w:color w:val="000000" w:themeColor="text1"/>
        </w:rPr>
      </w:pPr>
      <w:r>
        <w:rPr>
          <w:color w:val="000000" w:themeColor="text1"/>
        </w:rPr>
        <w:t>O’</w:t>
      </w:r>
      <w:r w:rsidR="00A15B48">
        <w:rPr>
          <w:color w:val="000000" w:themeColor="text1"/>
        </w:rPr>
        <w:t>Keefe, R.M.</w:t>
      </w:r>
      <w:r w:rsidR="005B250A">
        <w:rPr>
          <w:color w:val="000000" w:themeColor="text1"/>
        </w:rPr>
        <w:t>,</w:t>
      </w:r>
      <w:r w:rsidR="00A15B48">
        <w:rPr>
          <w:color w:val="000000" w:themeColor="text1"/>
        </w:rPr>
        <w:t xml:space="preserve"> &amp; Roach, J.W. (1987). Artificial Intelligence approaches to simulation. </w:t>
      </w:r>
      <w:r w:rsidR="00A15B48" w:rsidRPr="00E84907">
        <w:rPr>
          <w:i/>
          <w:color w:val="000000" w:themeColor="text1"/>
        </w:rPr>
        <w:t>Journal of the Operational Research Society</w:t>
      </w:r>
      <w:r w:rsidR="00A15B48" w:rsidRPr="00E84907">
        <w:rPr>
          <w:color w:val="000000" w:themeColor="text1"/>
        </w:rPr>
        <w:t xml:space="preserve">, </w:t>
      </w:r>
      <w:r w:rsidR="00A15B48">
        <w:rPr>
          <w:i/>
          <w:color w:val="000000" w:themeColor="text1"/>
        </w:rPr>
        <w:t>38</w:t>
      </w:r>
      <w:r w:rsidR="00A15B48">
        <w:rPr>
          <w:color w:val="000000" w:themeColor="text1"/>
        </w:rPr>
        <w:t>(8</w:t>
      </w:r>
      <w:r w:rsidR="00A15B48" w:rsidRPr="00E84907">
        <w:rPr>
          <w:color w:val="000000" w:themeColor="text1"/>
        </w:rPr>
        <w:t>),</w:t>
      </w:r>
      <w:r w:rsidR="00A15B48">
        <w:rPr>
          <w:color w:val="000000" w:themeColor="text1"/>
        </w:rPr>
        <w:t xml:space="preserve"> 713-722</w:t>
      </w:r>
      <w:r w:rsidR="00A15B48" w:rsidRPr="00E84907">
        <w:rPr>
          <w:color w:val="000000" w:themeColor="text1"/>
        </w:rPr>
        <w:t>.</w:t>
      </w:r>
    </w:p>
    <w:p w14:paraId="7B3237A8" w14:textId="0F54EFC4" w:rsidR="002E6D40" w:rsidRPr="00E84907" w:rsidRDefault="002E6D40" w:rsidP="001A187A">
      <w:pPr>
        <w:pStyle w:val="NormalWeb"/>
        <w:spacing w:before="60" w:beforeAutospacing="0" w:after="40" w:afterAutospacing="0"/>
        <w:rPr>
          <w:color w:val="000000" w:themeColor="text1"/>
        </w:rPr>
      </w:pPr>
      <w:r w:rsidRPr="00E84907">
        <w:rPr>
          <w:color w:val="000000" w:themeColor="text1"/>
        </w:rPr>
        <w:t>Ormerod, R.J. (1997a)</w:t>
      </w:r>
      <w:r w:rsidR="00E84907">
        <w:rPr>
          <w:color w:val="000000" w:themeColor="text1"/>
        </w:rPr>
        <w:t>.</w:t>
      </w:r>
      <w:r w:rsidR="00DB14AE" w:rsidRPr="00E84907">
        <w:rPr>
          <w:color w:val="000000" w:themeColor="text1"/>
        </w:rPr>
        <w:t xml:space="preserve"> </w:t>
      </w:r>
      <w:r w:rsidR="000243F9">
        <w:rPr>
          <w:color w:val="000000" w:themeColor="text1"/>
        </w:rPr>
        <w:t>The design of organ</w:t>
      </w:r>
      <w:r w:rsidR="001036AE">
        <w:rPr>
          <w:color w:val="000000" w:themeColor="text1"/>
        </w:rPr>
        <w:t xml:space="preserve">isational intervention: choosing the approach. </w:t>
      </w:r>
      <w:r w:rsidR="001036AE" w:rsidRPr="00E84907">
        <w:rPr>
          <w:i/>
          <w:color w:val="000000" w:themeColor="text1"/>
        </w:rPr>
        <w:t>Journal of the Operational Research Society</w:t>
      </w:r>
      <w:r w:rsidR="001036AE" w:rsidRPr="00E84907">
        <w:rPr>
          <w:color w:val="000000" w:themeColor="text1"/>
        </w:rPr>
        <w:t xml:space="preserve">, </w:t>
      </w:r>
      <w:r w:rsidR="001036AE">
        <w:rPr>
          <w:i/>
          <w:color w:val="000000" w:themeColor="text1"/>
        </w:rPr>
        <w:t>25</w:t>
      </w:r>
      <w:r w:rsidR="001036AE">
        <w:rPr>
          <w:color w:val="000000" w:themeColor="text1"/>
        </w:rPr>
        <w:t>(4</w:t>
      </w:r>
      <w:r w:rsidR="001036AE" w:rsidRPr="00E84907">
        <w:rPr>
          <w:color w:val="000000" w:themeColor="text1"/>
        </w:rPr>
        <w:t xml:space="preserve">), </w:t>
      </w:r>
      <w:r w:rsidR="001036AE">
        <w:rPr>
          <w:color w:val="000000" w:themeColor="text1"/>
        </w:rPr>
        <w:t>415</w:t>
      </w:r>
      <w:r w:rsidR="001036AE" w:rsidRPr="00E84907">
        <w:rPr>
          <w:color w:val="000000" w:themeColor="text1"/>
        </w:rPr>
        <w:t>-</w:t>
      </w:r>
      <w:r w:rsidR="001036AE">
        <w:rPr>
          <w:color w:val="000000" w:themeColor="text1"/>
        </w:rPr>
        <w:t>435</w:t>
      </w:r>
      <w:r w:rsidR="001036AE" w:rsidRPr="00E84907">
        <w:rPr>
          <w:color w:val="000000" w:themeColor="text1"/>
        </w:rPr>
        <w:t>.</w:t>
      </w:r>
    </w:p>
    <w:p w14:paraId="0F8A2178" w14:textId="31933F13" w:rsidR="002E6D40" w:rsidRPr="00E84907" w:rsidRDefault="002E6D40" w:rsidP="001A187A">
      <w:pPr>
        <w:pStyle w:val="NormalWeb"/>
        <w:spacing w:before="60" w:beforeAutospacing="0" w:after="40" w:afterAutospacing="0"/>
        <w:rPr>
          <w:color w:val="000000" w:themeColor="text1"/>
        </w:rPr>
      </w:pPr>
      <w:r w:rsidRPr="00E84907">
        <w:rPr>
          <w:color w:val="000000" w:themeColor="text1"/>
        </w:rPr>
        <w:t>Ormerod, R.J. (1997b)</w:t>
      </w:r>
      <w:r w:rsidR="00E84907">
        <w:rPr>
          <w:color w:val="000000" w:themeColor="text1"/>
        </w:rPr>
        <w:t>.</w:t>
      </w:r>
      <w:r w:rsidR="00DB14AE" w:rsidRPr="00E84907">
        <w:rPr>
          <w:color w:val="000000" w:themeColor="text1"/>
        </w:rPr>
        <w:t xml:space="preserve"> </w:t>
      </w:r>
      <w:r w:rsidR="001036AE">
        <w:rPr>
          <w:color w:val="000000" w:themeColor="text1"/>
        </w:rPr>
        <w:t xml:space="preserve">Mixing methods in practice: a transformation-competence perspective. In: Mingers, J. &amp; Gill, </w:t>
      </w:r>
      <w:r w:rsidR="00287847">
        <w:rPr>
          <w:color w:val="000000" w:themeColor="text1"/>
        </w:rPr>
        <w:t xml:space="preserve">A. </w:t>
      </w:r>
      <w:r w:rsidR="00403CDD">
        <w:rPr>
          <w:color w:val="000000" w:themeColor="text1"/>
        </w:rPr>
        <w:t xml:space="preserve">(eds.) </w:t>
      </w:r>
      <w:r w:rsidR="001036AE" w:rsidRPr="00403CDD">
        <w:rPr>
          <w:i/>
          <w:color w:val="000000" w:themeColor="text1"/>
        </w:rPr>
        <w:t>Multimethodology:</w:t>
      </w:r>
      <w:r w:rsidR="001036AE">
        <w:rPr>
          <w:color w:val="000000" w:themeColor="text1"/>
        </w:rPr>
        <w:t xml:space="preserve"> </w:t>
      </w:r>
      <w:r w:rsidR="001036AE" w:rsidRPr="001036AE">
        <w:rPr>
          <w:i/>
          <w:color w:val="000000" w:themeColor="text1"/>
        </w:rPr>
        <w:t>The Theory and Practice of Integrating Methodologies</w:t>
      </w:r>
      <w:r w:rsidR="001036AE">
        <w:rPr>
          <w:color w:val="000000" w:themeColor="text1"/>
        </w:rPr>
        <w:t>.</w:t>
      </w:r>
      <w:r w:rsidR="00287847">
        <w:rPr>
          <w:color w:val="000000" w:themeColor="text1"/>
        </w:rPr>
        <w:t xml:space="preserve"> Chichester: Wiley. pp. </w:t>
      </w:r>
      <w:r w:rsidR="00403CDD">
        <w:rPr>
          <w:color w:val="000000" w:themeColor="text1"/>
        </w:rPr>
        <w:t>29-58.</w:t>
      </w:r>
    </w:p>
    <w:p w14:paraId="7EFBA03D" w14:textId="73F5EB44" w:rsidR="00DE7130" w:rsidRPr="00E84907" w:rsidRDefault="00DE7130" w:rsidP="001A187A">
      <w:pPr>
        <w:pStyle w:val="NormalWeb"/>
        <w:spacing w:before="60" w:beforeAutospacing="0" w:after="40" w:afterAutospacing="0"/>
        <w:rPr>
          <w:color w:val="000000" w:themeColor="text1"/>
        </w:rPr>
      </w:pPr>
      <w:r w:rsidRPr="00E84907">
        <w:rPr>
          <w:color w:val="000000" w:themeColor="text1"/>
        </w:rPr>
        <w:t>Ormerod, R.J. (2001)</w:t>
      </w:r>
      <w:r w:rsidR="00E84907">
        <w:rPr>
          <w:color w:val="000000" w:themeColor="text1"/>
        </w:rPr>
        <w:t>.</w:t>
      </w:r>
      <w:r w:rsidR="007B759C" w:rsidRPr="00E84907">
        <w:rPr>
          <w:color w:val="000000" w:themeColor="text1"/>
        </w:rPr>
        <w:t xml:space="preserve"> </w:t>
      </w:r>
      <w:r w:rsidR="00403CDD">
        <w:rPr>
          <w:color w:val="000000" w:themeColor="text1"/>
        </w:rPr>
        <w:t xml:space="preserve">Mixing methods in practice. In: </w:t>
      </w:r>
      <w:proofErr w:type="spellStart"/>
      <w:r w:rsidR="00403CDD">
        <w:rPr>
          <w:color w:val="000000" w:themeColor="text1"/>
        </w:rPr>
        <w:t>Rosenhead</w:t>
      </w:r>
      <w:proofErr w:type="spellEnd"/>
      <w:r w:rsidR="00403CDD">
        <w:rPr>
          <w:color w:val="000000" w:themeColor="text1"/>
        </w:rPr>
        <w:t xml:space="preserve">, J., &amp; Mingers, J. </w:t>
      </w:r>
      <w:r w:rsidR="008A2480">
        <w:rPr>
          <w:color w:val="000000" w:themeColor="text1"/>
        </w:rPr>
        <w:t xml:space="preserve">(eds.) </w:t>
      </w:r>
      <w:r w:rsidR="008A2480" w:rsidRPr="008A2480">
        <w:rPr>
          <w:i/>
          <w:color w:val="000000" w:themeColor="text1"/>
        </w:rPr>
        <w:t>Rational Analysis for a Problematic World Revisited: P</w:t>
      </w:r>
      <w:r w:rsidR="00403CDD" w:rsidRPr="008A2480">
        <w:rPr>
          <w:i/>
          <w:color w:val="000000" w:themeColor="text1"/>
        </w:rPr>
        <w:t xml:space="preserve">roblem </w:t>
      </w:r>
      <w:r w:rsidR="008A2480" w:rsidRPr="008A2480">
        <w:rPr>
          <w:i/>
          <w:color w:val="000000" w:themeColor="text1"/>
        </w:rPr>
        <w:t>S</w:t>
      </w:r>
      <w:r w:rsidR="00403CDD" w:rsidRPr="008A2480">
        <w:rPr>
          <w:i/>
          <w:color w:val="000000" w:themeColor="text1"/>
        </w:rPr>
        <w:t xml:space="preserve">tructuring </w:t>
      </w:r>
      <w:r w:rsidR="008A2480" w:rsidRPr="008A2480">
        <w:rPr>
          <w:i/>
          <w:color w:val="000000" w:themeColor="text1"/>
        </w:rPr>
        <w:t>Methods for Complexity, Uncertainty and Conflict</w:t>
      </w:r>
      <w:r w:rsidR="008A2480">
        <w:rPr>
          <w:color w:val="000000" w:themeColor="text1"/>
        </w:rPr>
        <w:t xml:space="preserve">. pp. </w:t>
      </w:r>
      <w:r w:rsidR="005362E3">
        <w:rPr>
          <w:color w:val="000000" w:themeColor="text1"/>
        </w:rPr>
        <w:t>311-336.</w:t>
      </w:r>
    </w:p>
    <w:p w14:paraId="0FFC9226" w14:textId="0B5D806B" w:rsidR="002E6D40" w:rsidRPr="00E84907" w:rsidRDefault="002E6D40" w:rsidP="001A187A">
      <w:pPr>
        <w:pStyle w:val="NormalWeb"/>
        <w:spacing w:before="60" w:beforeAutospacing="0" w:after="40" w:afterAutospacing="0"/>
        <w:rPr>
          <w:color w:val="000000" w:themeColor="text1"/>
        </w:rPr>
      </w:pPr>
      <w:r w:rsidRPr="00E84907">
        <w:rPr>
          <w:color w:val="000000" w:themeColor="text1"/>
        </w:rPr>
        <w:lastRenderedPageBreak/>
        <w:t>Ormerod, R.J. (2002)</w:t>
      </w:r>
      <w:r w:rsidR="00E84907">
        <w:rPr>
          <w:color w:val="000000" w:themeColor="text1"/>
        </w:rPr>
        <w:t>.</w:t>
      </w:r>
      <w:r w:rsidR="007B759C" w:rsidRPr="00E84907">
        <w:rPr>
          <w:color w:val="000000" w:themeColor="text1"/>
        </w:rPr>
        <w:t xml:space="preserve"> </w:t>
      </w:r>
      <w:r w:rsidR="005362E3">
        <w:rPr>
          <w:color w:val="000000" w:themeColor="text1"/>
        </w:rPr>
        <w:t xml:space="preserve">On the nature of OR: </w:t>
      </w:r>
      <w:r w:rsidR="007B759C" w:rsidRPr="00E84907">
        <w:rPr>
          <w:color w:val="000000" w:themeColor="text1"/>
        </w:rPr>
        <w:t>taking stock</w:t>
      </w:r>
      <w:r w:rsidR="005362E3">
        <w:rPr>
          <w:color w:val="000000" w:themeColor="text1"/>
        </w:rPr>
        <w:t>.</w:t>
      </w:r>
      <w:r w:rsidR="005362E3" w:rsidRPr="005362E3">
        <w:rPr>
          <w:i/>
          <w:color w:val="000000" w:themeColor="text1"/>
        </w:rPr>
        <w:t xml:space="preserve"> </w:t>
      </w:r>
      <w:r w:rsidR="005362E3" w:rsidRPr="00E84907">
        <w:rPr>
          <w:i/>
          <w:color w:val="000000" w:themeColor="text1"/>
        </w:rPr>
        <w:t>Journal of the Operational Research Society</w:t>
      </w:r>
      <w:r w:rsidR="005362E3" w:rsidRPr="00E84907">
        <w:rPr>
          <w:color w:val="000000" w:themeColor="text1"/>
        </w:rPr>
        <w:t xml:space="preserve">, </w:t>
      </w:r>
      <w:r w:rsidR="005362E3" w:rsidRPr="00E84907">
        <w:rPr>
          <w:i/>
          <w:color w:val="000000" w:themeColor="text1"/>
        </w:rPr>
        <w:t>5</w:t>
      </w:r>
      <w:r w:rsidR="005362E3">
        <w:rPr>
          <w:i/>
          <w:color w:val="000000" w:themeColor="text1"/>
        </w:rPr>
        <w:t>3</w:t>
      </w:r>
      <w:r w:rsidR="005362E3">
        <w:rPr>
          <w:color w:val="000000" w:themeColor="text1"/>
        </w:rPr>
        <w:t>(5</w:t>
      </w:r>
      <w:r w:rsidR="005362E3" w:rsidRPr="00E84907">
        <w:rPr>
          <w:color w:val="000000" w:themeColor="text1"/>
        </w:rPr>
        <w:t xml:space="preserve">), </w:t>
      </w:r>
      <w:r w:rsidR="005362E3">
        <w:rPr>
          <w:color w:val="000000" w:themeColor="text1"/>
        </w:rPr>
        <w:t>475</w:t>
      </w:r>
      <w:r w:rsidR="005362E3" w:rsidRPr="00E84907">
        <w:rPr>
          <w:color w:val="000000" w:themeColor="text1"/>
        </w:rPr>
        <w:t>-</w:t>
      </w:r>
      <w:r w:rsidR="005362E3">
        <w:rPr>
          <w:color w:val="000000" w:themeColor="text1"/>
        </w:rPr>
        <w:t>491</w:t>
      </w:r>
      <w:r w:rsidR="005362E3" w:rsidRPr="00E84907">
        <w:rPr>
          <w:color w:val="000000" w:themeColor="text1"/>
        </w:rPr>
        <w:t>.</w:t>
      </w:r>
    </w:p>
    <w:p w14:paraId="795CC653" w14:textId="50516FC8" w:rsidR="00DB14AE" w:rsidRPr="00E84907" w:rsidRDefault="00DB14AE" w:rsidP="001A187A">
      <w:pPr>
        <w:pStyle w:val="NormalWeb"/>
        <w:spacing w:before="60" w:beforeAutospacing="0" w:after="40" w:afterAutospacing="0"/>
        <w:rPr>
          <w:color w:val="000000" w:themeColor="text1"/>
        </w:rPr>
      </w:pPr>
      <w:r w:rsidRPr="00E84907">
        <w:rPr>
          <w:color w:val="000000" w:themeColor="text1"/>
        </w:rPr>
        <w:t>Ormerod, R.J. (2005)</w:t>
      </w:r>
      <w:r w:rsidR="003B1E40" w:rsidRPr="00E84907">
        <w:rPr>
          <w:color w:val="000000" w:themeColor="text1"/>
        </w:rPr>
        <w:t xml:space="preserve">. </w:t>
      </w:r>
      <w:r w:rsidR="00721BF9" w:rsidRPr="00E84907">
        <w:rPr>
          <w:color w:val="000000" w:themeColor="text1"/>
        </w:rPr>
        <w:t>Putting soft methods to work: the case of IS strategy development for the UK Parliament.</w:t>
      </w:r>
      <w:r w:rsidRPr="00E84907">
        <w:rPr>
          <w:color w:val="000000" w:themeColor="text1"/>
        </w:rPr>
        <w:t xml:space="preserve"> </w:t>
      </w:r>
      <w:r w:rsidR="00721BF9" w:rsidRPr="00E84907">
        <w:rPr>
          <w:i/>
          <w:color w:val="000000" w:themeColor="text1"/>
        </w:rPr>
        <w:t>Journal of the Operational Research Society</w:t>
      </w:r>
      <w:r w:rsidR="00721BF9" w:rsidRPr="00E84907">
        <w:rPr>
          <w:color w:val="000000" w:themeColor="text1"/>
        </w:rPr>
        <w:t xml:space="preserve">, </w:t>
      </w:r>
      <w:r w:rsidR="00721BF9" w:rsidRPr="00E84907">
        <w:rPr>
          <w:i/>
          <w:color w:val="000000" w:themeColor="text1"/>
        </w:rPr>
        <w:t>56</w:t>
      </w:r>
      <w:r w:rsidR="00721BF9" w:rsidRPr="00E84907">
        <w:rPr>
          <w:color w:val="000000" w:themeColor="text1"/>
        </w:rPr>
        <w:t>(12)</w:t>
      </w:r>
      <w:r w:rsidR="007C2C6F" w:rsidRPr="00E84907">
        <w:rPr>
          <w:color w:val="000000" w:themeColor="text1"/>
        </w:rPr>
        <w:t>,</w:t>
      </w:r>
      <w:r w:rsidR="00721BF9" w:rsidRPr="00E84907">
        <w:rPr>
          <w:color w:val="000000" w:themeColor="text1"/>
        </w:rPr>
        <w:t xml:space="preserve"> 1379-1398.</w:t>
      </w:r>
    </w:p>
    <w:p w14:paraId="7CAE25F0" w14:textId="71417AE2" w:rsidR="00DE7130" w:rsidRPr="00E84907" w:rsidRDefault="00DE7130" w:rsidP="001A187A">
      <w:pPr>
        <w:pStyle w:val="NormalWeb"/>
        <w:spacing w:before="60" w:beforeAutospacing="0" w:after="40" w:afterAutospacing="0"/>
        <w:rPr>
          <w:color w:val="000000" w:themeColor="text1"/>
        </w:rPr>
      </w:pPr>
      <w:r w:rsidRPr="00E84907">
        <w:rPr>
          <w:color w:val="000000" w:themeColor="text1"/>
        </w:rPr>
        <w:t>Ormerod, R.J. (2008)</w:t>
      </w:r>
      <w:r w:rsidR="005362E3">
        <w:rPr>
          <w:color w:val="000000" w:themeColor="text1"/>
        </w:rPr>
        <w:t xml:space="preserve">. The transformation competence perspective. </w:t>
      </w:r>
      <w:r w:rsidR="005362E3" w:rsidRPr="00E84907">
        <w:rPr>
          <w:i/>
          <w:color w:val="000000" w:themeColor="text1"/>
        </w:rPr>
        <w:t>Journal of the Operational Research Society</w:t>
      </w:r>
      <w:r w:rsidR="005362E3" w:rsidRPr="00E84907">
        <w:rPr>
          <w:color w:val="000000" w:themeColor="text1"/>
        </w:rPr>
        <w:t xml:space="preserve">, </w:t>
      </w:r>
      <w:r w:rsidR="005362E3" w:rsidRPr="00E84907">
        <w:rPr>
          <w:i/>
          <w:color w:val="000000" w:themeColor="text1"/>
        </w:rPr>
        <w:t>5</w:t>
      </w:r>
      <w:r w:rsidR="005362E3">
        <w:rPr>
          <w:i/>
          <w:color w:val="000000" w:themeColor="text1"/>
        </w:rPr>
        <w:t>9</w:t>
      </w:r>
      <w:r w:rsidR="005362E3">
        <w:rPr>
          <w:color w:val="000000" w:themeColor="text1"/>
        </w:rPr>
        <w:t>(11</w:t>
      </w:r>
      <w:r w:rsidR="005362E3" w:rsidRPr="00E84907">
        <w:rPr>
          <w:color w:val="000000" w:themeColor="text1"/>
        </w:rPr>
        <w:t>),</w:t>
      </w:r>
      <w:r w:rsidR="005362E3">
        <w:rPr>
          <w:color w:val="000000" w:themeColor="text1"/>
        </w:rPr>
        <w:t xml:space="preserve"> 1435-144</w:t>
      </w:r>
      <w:r w:rsidR="005362E3" w:rsidRPr="00E84907">
        <w:rPr>
          <w:color w:val="000000" w:themeColor="text1"/>
        </w:rPr>
        <w:t>8.</w:t>
      </w:r>
    </w:p>
    <w:p w14:paraId="40EF0B5A" w14:textId="7BAE10C4" w:rsidR="00DF6FE8" w:rsidRDefault="00DF6FE8" w:rsidP="001A187A">
      <w:pPr>
        <w:pStyle w:val="NormalWeb"/>
        <w:spacing w:before="60" w:beforeAutospacing="0" w:after="40" w:afterAutospacing="0"/>
        <w:rPr>
          <w:color w:val="000000" w:themeColor="text1"/>
        </w:rPr>
      </w:pPr>
      <w:r>
        <w:rPr>
          <w:color w:val="000000" w:themeColor="text1"/>
        </w:rPr>
        <w:t xml:space="preserve">Ormerod, R.J. (2013). </w:t>
      </w:r>
      <w:r w:rsidR="000A10FE">
        <w:rPr>
          <w:color w:val="000000" w:themeColor="text1"/>
        </w:rPr>
        <w:t xml:space="preserve">The mangle of </w:t>
      </w:r>
      <w:r w:rsidR="00D135A6">
        <w:rPr>
          <w:color w:val="000000" w:themeColor="text1"/>
        </w:rPr>
        <w:t xml:space="preserve">OR practice: towards more informative case studies of ‘technical’ projects. </w:t>
      </w:r>
      <w:r w:rsidR="00D135A6" w:rsidRPr="00E84907">
        <w:rPr>
          <w:i/>
          <w:color w:val="000000" w:themeColor="text1"/>
        </w:rPr>
        <w:t>Journal of the Operational Research Society</w:t>
      </w:r>
      <w:r w:rsidR="00D135A6" w:rsidRPr="00E84907">
        <w:rPr>
          <w:color w:val="000000" w:themeColor="text1"/>
        </w:rPr>
        <w:t xml:space="preserve">, </w:t>
      </w:r>
      <w:r w:rsidR="00D135A6">
        <w:rPr>
          <w:i/>
          <w:color w:val="000000" w:themeColor="text1"/>
        </w:rPr>
        <w:t>65</w:t>
      </w:r>
      <w:r w:rsidR="00D135A6">
        <w:rPr>
          <w:color w:val="000000" w:themeColor="text1"/>
        </w:rPr>
        <w:t>(8</w:t>
      </w:r>
      <w:r w:rsidR="00D135A6" w:rsidRPr="00E84907">
        <w:rPr>
          <w:color w:val="000000" w:themeColor="text1"/>
        </w:rPr>
        <w:t>),</w:t>
      </w:r>
      <w:r w:rsidR="00D135A6">
        <w:rPr>
          <w:color w:val="000000" w:themeColor="text1"/>
        </w:rPr>
        <w:t xml:space="preserve"> 1245-1260</w:t>
      </w:r>
      <w:r w:rsidR="00D135A6" w:rsidRPr="00E84907">
        <w:rPr>
          <w:color w:val="000000" w:themeColor="text1"/>
        </w:rPr>
        <w:t>.</w:t>
      </w:r>
    </w:p>
    <w:p w14:paraId="508E2F20" w14:textId="6E52D2F3" w:rsidR="002E6D40" w:rsidRPr="00E84907" w:rsidRDefault="002E6D40" w:rsidP="001A187A">
      <w:pPr>
        <w:pStyle w:val="NormalWeb"/>
        <w:spacing w:before="60" w:beforeAutospacing="0" w:after="40" w:afterAutospacing="0"/>
        <w:rPr>
          <w:color w:val="000000" w:themeColor="text1"/>
        </w:rPr>
      </w:pPr>
      <w:r w:rsidRPr="00E84907">
        <w:rPr>
          <w:color w:val="000000" w:themeColor="text1"/>
        </w:rPr>
        <w:t>Ormerod, R.J. (2014)</w:t>
      </w:r>
      <w:r w:rsidR="00EF3C7F">
        <w:rPr>
          <w:color w:val="000000" w:themeColor="text1"/>
        </w:rPr>
        <w:t>.</w:t>
      </w:r>
      <w:r w:rsidR="00C86B29">
        <w:rPr>
          <w:color w:val="000000" w:themeColor="text1"/>
        </w:rPr>
        <w:t xml:space="preserve"> OR c</w:t>
      </w:r>
      <w:r w:rsidR="00DB14AE" w:rsidRPr="00E84907">
        <w:rPr>
          <w:color w:val="000000" w:themeColor="text1"/>
        </w:rPr>
        <w:t>ompetences</w:t>
      </w:r>
      <w:r w:rsidR="00C86B29">
        <w:rPr>
          <w:color w:val="000000" w:themeColor="text1"/>
        </w:rPr>
        <w:t xml:space="preserve">: the demands of problem structuring methods. </w:t>
      </w:r>
      <w:r w:rsidR="00C86B29">
        <w:rPr>
          <w:i/>
          <w:color w:val="000000" w:themeColor="text1"/>
        </w:rPr>
        <w:t>EURO Journal on Decision Processes</w:t>
      </w:r>
      <w:r w:rsidR="00C86B29" w:rsidRPr="00E84907">
        <w:rPr>
          <w:color w:val="000000" w:themeColor="text1"/>
        </w:rPr>
        <w:t xml:space="preserve">, </w:t>
      </w:r>
      <w:r w:rsidR="00C86B29">
        <w:rPr>
          <w:i/>
          <w:color w:val="000000" w:themeColor="text1"/>
        </w:rPr>
        <w:t>2</w:t>
      </w:r>
      <w:r w:rsidR="00C86B29" w:rsidRPr="00E84907">
        <w:rPr>
          <w:color w:val="000000" w:themeColor="text1"/>
        </w:rPr>
        <w:t>(</w:t>
      </w:r>
      <w:r w:rsidR="00C86B29">
        <w:rPr>
          <w:color w:val="000000" w:themeColor="text1"/>
        </w:rPr>
        <w:t>3-4</w:t>
      </w:r>
      <w:r w:rsidR="00C86B29" w:rsidRPr="00E84907">
        <w:rPr>
          <w:color w:val="000000" w:themeColor="text1"/>
        </w:rPr>
        <w:t xml:space="preserve">), </w:t>
      </w:r>
      <w:r w:rsidR="00C86B29">
        <w:rPr>
          <w:color w:val="000000" w:themeColor="text1"/>
        </w:rPr>
        <w:t>313</w:t>
      </w:r>
      <w:r w:rsidR="00C86B29" w:rsidRPr="00E84907">
        <w:rPr>
          <w:color w:val="000000" w:themeColor="text1"/>
        </w:rPr>
        <w:t>-</w:t>
      </w:r>
      <w:r w:rsidR="00C86B29">
        <w:rPr>
          <w:color w:val="000000" w:themeColor="text1"/>
        </w:rPr>
        <w:t>340</w:t>
      </w:r>
      <w:r w:rsidR="00C86B29" w:rsidRPr="00E84907">
        <w:rPr>
          <w:color w:val="000000" w:themeColor="text1"/>
        </w:rPr>
        <w:t>.</w:t>
      </w:r>
    </w:p>
    <w:p w14:paraId="1DFF832D" w14:textId="47C87DA0" w:rsidR="00DF6FE8" w:rsidRDefault="00DF6FE8" w:rsidP="001A187A">
      <w:pPr>
        <w:pStyle w:val="NormalWeb"/>
        <w:spacing w:before="60" w:beforeAutospacing="0" w:after="40" w:afterAutospacing="0"/>
        <w:rPr>
          <w:color w:val="000000" w:themeColor="text1"/>
        </w:rPr>
      </w:pPr>
      <w:r>
        <w:rPr>
          <w:color w:val="000000" w:themeColor="text1"/>
        </w:rPr>
        <w:t xml:space="preserve">Ormerod, R.J. (2016). </w:t>
      </w:r>
      <w:r w:rsidR="005E1687">
        <w:rPr>
          <w:color w:val="000000" w:themeColor="text1"/>
        </w:rPr>
        <w:t xml:space="preserve">Writing practitioner case studies to help behavioural OR researchers ground their theories: application of the mangle perspective. </w:t>
      </w:r>
      <w:r w:rsidR="005E1687" w:rsidRPr="00E84907">
        <w:rPr>
          <w:i/>
          <w:color w:val="000000" w:themeColor="text1"/>
        </w:rPr>
        <w:t>Journal of the Operational Research Society</w:t>
      </w:r>
      <w:r w:rsidR="005E1687" w:rsidRPr="00E84907">
        <w:rPr>
          <w:color w:val="000000" w:themeColor="text1"/>
        </w:rPr>
        <w:t xml:space="preserve">, </w:t>
      </w:r>
      <w:r w:rsidR="005E1687">
        <w:rPr>
          <w:i/>
          <w:color w:val="000000" w:themeColor="text1"/>
        </w:rPr>
        <w:t>68</w:t>
      </w:r>
      <w:r w:rsidR="005E1687">
        <w:rPr>
          <w:color w:val="000000" w:themeColor="text1"/>
        </w:rPr>
        <w:t>(</w:t>
      </w:r>
      <w:r w:rsidR="00CB22C3">
        <w:rPr>
          <w:color w:val="000000" w:themeColor="text1"/>
        </w:rPr>
        <w:t>5</w:t>
      </w:r>
      <w:r w:rsidR="005E1687" w:rsidRPr="00E84907">
        <w:rPr>
          <w:color w:val="000000" w:themeColor="text1"/>
        </w:rPr>
        <w:t>),</w:t>
      </w:r>
      <w:r w:rsidR="005E1687">
        <w:rPr>
          <w:color w:val="000000" w:themeColor="text1"/>
        </w:rPr>
        <w:t xml:space="preserve"> 507-520</w:t>
      </w:r>
      <w:r w:rsidR="005E1687" w:rsidRPr="00E84907">
        <w:rPr>
          <w:color w:val="000000" w:themeColor="text1"/>
        </w:rPr>
        <w:t>.</w:t>
      </w:r>
    </w:p>
    <w:p w14:paraId="1C0C038B" w14:textId="4415439B" w:rsidR="00890EAC" w:rsidRPr="00E84907" w:rsidRDefault="00890EAC" w:rsidP="001A187A">
      <w:pPr>
        <w:pStyle w:val="NormalWeb"/>
        <w:spacing w:before="60" w:beforeAutospacing="0" w:after="40" w:afterAutospacing="0"/>
        <w:rPr>
          <w:color w:val="000000" w:themeColor="text1"/>
        </w:rPr>
      </w:pPr>
      <w:r w:rsidRPr="00E84907">
        <w:rPr>
          <w:color w:val="000000" w:themeColor="text1"/>
        </w:rPr>
        <w:t xml:space="preserve">Ormerod, R.J. (2018). </w:t>
      </w:r>
      <w:r w:rsidR="00973A58" w:rsidRPr="00E84907">
        <w:rPr>
          <w:color w:val="000000" w:themeColor="text1"/>
        </w:rPr>
        <w:t xml:space="preserve">The logic and methods of OR consulting practice: towards a foundational view. </w:t>
      </w:r>
      <w:r w:rsidR="00B90371" w:rsidRPr="00E84907">
        <w:rPr>
          <w:i/>
          <w:color w:val="000000" w:themeColor="text1"/>
        </w:rPr>
        <w:t>Journal of the Operational Research Society</w:t>
      </w:r>
      <w:r w:rsidR="00B90371">
        <w:rPr>
          <w:i/>
          <w:color w:val="000000" w:themeColor="text1"/>
        </w:rPr>
        <w:t>,</w:t>
      </w:r>
      <w:r w:rsidR="00B90371" w:rsidRPr="00E84907">
        <w:rPr>
          <w:color w:val="000000" w:themeColor="text1"/>
        </w:rPr>
        <w:t xml:space="preserve"> </w:t>
      </w:r>
      <w:r w:rsidR="00DD1D16">
        <w:rPr>
          <w:i/>
          <w:color w:val="000000" w:themeColor="text1"/>
        </w:rPr>
        <w:t>69</w:t>
      </w:r>
      <w:r w:rsidR="00DD1D16">
        <w:rPr>
          <w:color w:val="000000" w:themeColor="text1"/>
        </w:rPr>
        <w:t>(9), 1357-1378</w:t>
      </w:r>
      <w:r w:rsidR="00973A58" w:rsidRPr="00E84907">
        <w:rPr>
          <w:color w:val="000000" w:themeColor="text1"/>
        </w:rPr>
        <w:t>.</w:t>
      </w:r>
    </w:p>
    <w:p w14:paraId="6D7C42EE" w14:textId="29C5E909" w:rsidR="00CF4D24" w:rsidRDefault="00CF4D24" w:rsidP="001A187A">
      <w:pPr>
        <w:pStyle w:val="NormalWeb"/>
        <w:spacing w:before="60" w:beforeAutospacing="0" w:after="40" w:afterAutospacing="0"/>
        <w:rPr>
          <w:color w:val="000000" w:themeColor="text1"/>
        </w:rPr>
      </w:pPr>
      <w:r>
        <w:rPr>
          <w:color w:val="000000" w:themeColor="text1"/>
        </w:rPr>
        <w:t>Ormerod, R.J., &amp; Ulrich, W. (2013). O</w:t>
      </w:r>
      <w:r w:rsidR="00CA3A3D">
        <w:rPr>
          <w:color w:val="000000" w:themeColor="text1"/>
        </w:rPr>
        <w:t xml:space="preserve">perational </w:t>
      </w:r>
      <w:r>
        <w:rPr>
          <w:color w:val="000000" w:themeColor="text1"/>
        </w:rPr>
        <w:t>R</w:t>
      </w:r>
      <w:r w:rsidR="00CA3A3D">
        <w:rPr>
          <w:color w:val="000000" w:themeColor="text1"/>
        </w:rPr>
        <w:t>esearch</w:t>
      </w:r>
      <w:r>
        <w:rPr>
          <w:color w:val="000000" w:themeColor="text1"/>
        </w:rPr>
        <w:t xml:space="preserve"> and ethics: </w:t>
      </w:r>
      <w:r w:rsidR="00F174E5">
        <w:rPr>
          <w:color w:val="000000" w:themeColor="text1"/>
        </w:rPr>
        <w:t xml:space="preserve">A literature review. </w:t>
      </w:r>
      <w:r w:rsidR="00F174E5" w:rsidRPr="00CB22C3">
        <w:rPr>
          <w:i/>
          <w:color w:val="000000" w:themeColor="text1"/>
        </w:rPr>
        <w:t>European Journal of Operational Research</w:t>
      </w:r>
      <w:r w:rsidR="00F174E5">
        <w:rPr>
          <w:color w:val="000000" w:themeColor="text1"/>
        </w:rPr>
        <w:t>, 228(</w:t>
      </w:r>
      <w:r w:rsidR="00517873">
        <w:rPr>
          <w:color w:val="000000" w:themeColor="text1"/>
        </w:rPr>
        <w:t>2</w:t>
      </w:r>
      <w:r w:rsidR="00F174E5">
        <w:rPr>
          <w:color w:val="000000" w:themeColor="text1"/>
        </w:rPr>
        <w:t>), 291-307.</w:t>
      </w:r>
    </w:p>
    <w:p w14:paraId="26DDB7C9" w14:textId="792B4C89" w:rsidR="0021590C" w:rsidRPr="00905BF4" w:rsidRDefault="0021590C" w:rsidP="001A187A">
      <w:pPr>
        <w:spacing w:before="60" w:after="40"/>
        <w:rPr>
          <w:color w:val="000000" w:themeColor="text1"/>
        </w:rPr>
      </w:pPr>
      <w:r w:rsidRPr="00E84907">
        <w:rPr>
          <w:color w:val="000000" w:themeColor="text1"/>
        </w:rPr>
        <w:t xml:space="preserve">Orwell, G. (1949). </w:t>
      </w:r>
      <w:r w:rsidRPr="00E84907">
        <w:rPr>
          <w:i/>
          <w:color w:val="000000" w:themeColor="text1"/>
        </w:rPr>
        <w:t>Nineteen Eighty-Four</w:t>
      </w:r>
      <w:r w:rsidRPr="00E84907">
        <w:rPr>
          <w:color w:val="000000" w:themeColor="text1"/>
        </w:rPr>
        <w:t>. London: Secker and Warburg.</w:t>
      </w:r>
    </w:p>
    <w:p w14:paraId="351CEEF6" w14:textId="74955349" w:rsidR="00FF2341" w:rsidRDefault="00FF2341" w:rsidP="001A187A">
      <w:pPr>
        <w:pStyle w:val="NormalWeb"/>
        <w:spacing w:before="60" w:beforeAutospacing="0" w:after="40" w:afterAutospacing="0"/>
        <w:rPr>
          <w:rFonts w:eastAsia="Times New Roman"/>
          <w:color w:val="000000" w:themeColor="text1"/>
        </w:rPr>
      </w:pPr>
      <w:proofErr w:type="spellStart"/>
      <w:r>
        <w:rPr>
          <w:rFonts w:eastAsia="Times New Roman"/>
          <w:color w:val="000000" w:themeColor="text1"/>
        </w:rPr>
        <w:t>Pattanayak</w:t>
      </w:r>
      <w:proofErr w:type="spellEnd"/>
      <w:r>
        <w:rPr>
          <w:rFonts w:eastAsia="Times New Roman"/>
          <w:color w:val="000000" w:themeColor="text1"/>
        </w:rPr>
        <w:t xml:space="preserve">, S. (2017). </w:t>
      </w:r>
      <w:r w:rsidRPr="00C8209B">
        <w:rPr>
          <w:rFonts w:eastAsia="Times New Roman"/>
          <w:i/>
          <w:color w:val="000000" w:themeColor="text1"/>
        </w:rPr>
        <w:t xml:space="preserve">Pro Deep Learning with </w:t>
      </w:r>
      <w:proofErr w:type="spellStart"/>
      <w:r w:rsidRPr="00C8209B">
        <w:rPr>
          <w:rFonts w:eastAsia="Times New Roman"/>
          <w:i/>
          <w:color w:val="000000" w:themeColor="text1"/>
        </w:rPr>
        <w:t>TensorFlow</w:t>
      </w:r>
      <w:proofErr w:type="spellEnd"/>
      <w:r>
        <w:rPr>
          <w:rFonts w:eastAsia="Times New Roman"/>
          <w:color w:val="000000" w:themeColor="text1"/>
        </w:rPr>
        <w:t xml:space="preserve">. </w:t>
      </w:r>
      <w:r w:rsidR="00C8209B">
        <w:rPr>
          <w:rFonts w:eastAsia="Times New Roman"/>
          <w:color w:val="000000" w:themeColor="text1"/>
        </w:rPr>
        <w:t>New York. Springer.</w:t>
      </w:r>
    </w:p>
    <w:p w14:paraId="05D3651F" w14:textId="491674F2" w:rsidR="00B50FF3" w:rsidRPr="00B50FF3" w:rsidRDefault="00B50FF3" w:rsidP="001A187A">
      <w:pPr>
        <w:pStyle w:val="NormalWeb"/>
        <w:spacing w:before="60" w:beforeAutospacing="0" w:after="40" w:afterAutospacing="0"/>
        <w:rPr>
          <w:color w:val="000000" w:themeColor="text1"/>
        </w:rPr>
      </w:pPr>
      <w:r>
        <w:rPr>
          <w:rFonts w:eastAsia="Times New Roman"/>
          <w:color w:val="000000" w:themeColor="text1"/>
        </w:rPr>
        <w:t xml:space="preserve">Paul, R.J. (1991). Recent developments in simulation modelling. </w:t>
      </w:r>
      <w:r w:rsidRPr="00E84907">
        <w:rPr>
          <w:i/>
          <w:color w:val="000000" w:themeColor="text1"/>
        </w:rPr>
        <w:t>Journal of the Operational Research Society</w:t>
      </w:r>
      <w:r w:rsidRPr="00E84907">
        <w:rPr>
          <w:color w:val="000000" w:themeColor="text1"/>
        </w:rPr>
        <w:t xml:space="preserve">, </w:t>
      </w:r>
      <w:r>
        <w:rPr>
          <w:i/>
          <w:color w:val="000000" w:themeColor="text1"/>
        </w:rPr>
        <w:t>42</w:t>
      </w:r>
      <w:r>
        <w:rPr>
          <w:color w:val="000000" w:themeColor="text1"/>
        </w:rPr>
        <w:t>(3</w:t>
      </w:r>
      <w:r w:rsidRPr="00E84907">
        <w:rPr>
          <w:color w:val="000000" w:themeColor="text1"/>
        </w:rPr>
        <w:t>),</w:t>
      </w:r>
      <w:r>
        <w:rPr>
          <w:color w:val="000000" w:themeColor="text1"/>
        </w:rPr>
        <w:t xml:space="preserve"> 217-226</w:t>
      </w:r>
      <w:r w:rsidRPr="00E84907">
        <w:rPr>
          <w:color w:val="000000" w:themeColor="text1"/>
        </w:rPr>
        <w:t>.</w:t>
      </w:r>
    </w:p>
    <w:p w14:paraId="00039FD6" w14:textId="359A3E4A" w:rsidR="00A970D2" w:rsidRPr="00A970D2" w:rsidRDefault="00A970D2" w:rsidP="001A187A">
      <w:pPr>
        <w:pStyle w:val="NormalWeb"/>
        <w:spacing w:before="60" w:beforeAutospacing="0" w:after="40" w:afterAutospacing="0"/>
        <w:rPr>
          <w:color w:val="000000" w:themeColor="text1"/>
        </w:rPr>
      </w:pPr>
      <w:r>
        <w:rPr>
          <w:rFonts w:eastAsia="Times New Roman"/>
          <w:color w:val="000000" w:themeColor="text1"/>
        </w:rPr>
        <w:t>Paul, R.J.</w:t>
      </w:r>
      <w:r w:rsidR="005B250A">
        <w:rPr>
          <w:rFonts w:eastAsia="Times New Roman"/>
          <w:color w:val="000000" w:themeColor="text1"/>
        </w:rPr>
        <w:t>,</w:t>
      </w:r>
      <w:r>
        <w:rPr>
          <w:rFonts w:eastAsia="Times New Roman"/>
          <w:color w:val="000000" w:themeColor="text1"/>
        </w:rPr>
        <w:t xml:space="preserve"> &amp; </w:t>
      </w:r>
      <w:proofErr w:type="spellStart"/>
      <w:r>
        <w:rPr>
          <w:rFonts w:eastAsia="Times New Roman"/>
          <w:color w:val="000000" w:themeColor="text1"/>
        </w:rPr>
        <w:t>Doukidis</w:t>
      </w:r>
      <w:proofErr w:type="spellEnd"/>
      <w:r>
        <w:rPr>
          <w:rFonts w:eastAsia="Times New Roman"/>
          <w:color w:val="000000" w:themeColor="text1"/>
        </w:rPr>
        <w:t xml:space="preserve">, G.I. (1986). Further development in the use of artificial intelligence which formulate simulation problems. </w:t>
      </w:r>
      <w:r w:rsidRPr="00E84907">
        <w:rPr>
          <w:i/>
          <w:color w:val="000000" w:themeColor="text1"/>
        </w:rPr>
        <w:t>Journal of the Operational Research Society</w:t>
      </w:r>
      <w:r w:rsidRPr="00E84907">
        <w:rPr>
          <w:color w:val="000000" w:themeColor="text1"/>
        </w:rPr>
        <w:t xml:space="preserve">, </w:t>
      </w:r>
      <w:r>
        <w:rPr>
          <w:i/>
          <w:color w:val="000000" w:themeColor="text1"/>
        </w:rPr>
        <w:t>37</w:t>
      </w:r>
      <w:r>
        <w:rPr>
          <w:color w:val="000000" w:themeColor="text1"/>
        </w:rPr>
        <w:t>(8</w:t>
      </w:r>
      <w:r w:rsidRPr="00E84907">
        <w:rPr>
          <w:color w:val="000000" w:themeColor="text1"/>
        </w:rPr>
        <w:t xml:space="preserve">), </w:t>
      </w:r>
      <w:r>
        <w:rPr>
          <w:color w:val="000000" w:themeColor="text1"/>
        </w:rPr>
        <w:t>787-810</w:t>
      </w:r>
      <w:r w:rsidRPr="00E84907">
        <w:rPr>
          <w:color w:val="000000" w:themeColor="text1"/>
        </w:rPr>
        <w:t>.</w:t>
      </w:r>
    </w:p>
    <w:p w14:paraId="1BAFE574" w14:textId="23B23BDD" w:rsidR="007A722E" w:rsidRPr="000019CB" w:rsidRDefault="007A722E" w:rsidP="001A187A">
      <w:pPr>
        <w:pStyle w:val="NormalWeb"/>
        <w:spacing w:before="60" w:beforeAutospacing="0" w:after="40" w:afterAutospacing="0"/>
        <w:rPr>
          <w:color w:val="000000" w:themeColor="text1"/>
        </w:rPr>
      </w:pPr>
      <w:r>
        <w:rPr>
          <w:rFonts w:eastAsia="Times New Roman"/>
          <w:color w:val="000000" w:themeColor="text1"/>
        </w:rPr>
        <w:t>Phelps, R.I. (2017). Artificial Intelligence – An overview of similarities with OR</w:t>
      </w:r>
      <w:r w:rsidR="00505DDA">
        <w:rPr>
          <w:rFonts w:eastAsia="Times New Roman"/>
          <w:color w:val="000000" w:themeColor="text1"/>
        </w:rPr>
        <w:t>.</w:t>
      </w:r>
      <w:r w:rsidR="00505DDA" w:rsidRPr="00505DDA">
        <w:rPr>
          <w:i/>
          <w:color w:val="000000" w:themeColor="text1"/>
        </w:rPr>
        <w:t xml:space="preserve"> </w:t>
      </w:r>
      <w:r w:rsidR="00505DDA" w:rsidRPr="00E84907">
        <w:rPr>
          <w:i/>
          <w:color w:val="000000" w:themeColor="text1"/>
        </w:rPr>
        <w:t>Journal of the Operational Research Society</w:t>
      </w:r>
      <w:r w:rsidR="00505DDA" w:rsidRPr="00E84907">
        <w:rPr>
          <w:color w:val="000000" w:themeColor="text1"/>
        </w:rPr>
        <w:t xml:space="preserve">, </w:t>
      </w:r>
      <w:r w:rsidR="00505DDA">
        <w:rPr>
          <w:i/>
          <w:color w:val="000000" w:themeColor="text1"/>
        </w:rPr>
        <w:t>published on-line 20 Dec 2017.</w:t>
      </w:r>
    </w:p>
    <w:p w14:paraId="79E624C5" w14:textId="2554F07B" w:rsidR="00DF6FE8" w:rsidRDefault="00DF6FE8" w:rsidP="001A187A">
      <w:pPr>
        <w:pStyle w:val="NormalWeb"/>
        <w:spacing w:before="60" w:beforeAutospacing="0" w:after="40" w:afterAutospacing="0"/>
        <w:rPr>
          <w:rFonts w:eastAsia="Times New Roman"/>
          <w:color w:val="000000" w:themeColor="text1"/>
        </w:rPr>
      </w:pPr>
      <w:r>
        <w:rPr>
          <w:rFonts w:eastAsia="Times New Roman"/>
          <w:color w:val="000000" w:themeColor="text1"/>
        </w:rPr>
        <w:t>Pickering, A. (</w:t>
      </w:r>
      <w:r w:rsidR="000E3CFF">
        <w:rPr>
          <w:rFonts w:eastAsia="Times New Roman"/>
          <w:color w:val="000000" w:themeColor="text1"/>
        </w:rPr>
        <w:t>1995</w:t>
      </w:r>
      <w:r>
        <w:rPr>
          <w:rFonts w:eastAsia="Times New Roman"/>
          <w:color w:val="000000" w:themeColor="text1"/>
        </w:rPr>
        <w:t>).</w:t>
      </w:r>
      <w:r w:rsidR="00EB3340">
        <w:rPr>
          <w:rFonts w:eastAsia="Times New Roman"/>
          <w:color w:val="000000" w:themeColor="text1"/>
        </w:rPr>
        <w:t xml:space="preserve"> </w:t>
      </w:r>
      <w:r w:rsidR="00EB3340" w:rsidRPr="000E3CFF">
        <w:rPr>
          <w:rFonts w:eastAsia="Times New Roman"/>
          <w:i/>
          <w:color w:val="000000" w:themeColor="text1"/>
        </w:rPr>
        <w:t>The mangle of practice</w:t>
      </w:r>
      <w:r w:rsidR="000E3CFF" w:rsidRPr="000E3CFF">
        <w:rPr>
          <w:rFonts w:eastAsia="Times New Roman"/>
          <w:i/>
          <w:color w:val="000000" w:themeColor="text1"/>
        </w:rPr>
        <w:t>: Time, Agency and Science</w:t>
      </w:r>
      <w:r w:rsidR="000E3CFF">
        <w:rPr>
          <w:rFonts w:eastAsia="Times New Roman"/>
          <w:color w:val="000000" w:themeColor="text1"/>
        </w:rPr>
        <w:t>. Chicago IL</w:t>
      </w:r>
      <w:r w:rsidR="00EB3340">
        <w:rPr>
          <w:rFonts w:eastAsia="Times New Roman"/>
          <w:color w:val="000000" w:themeColor="text1"/>
        </w:rPr>
        <w:t>:</w:t>
      </w:r>
      <w:r w:rsidR="000E3CFF">
        <w:rPr>
          <w:rFonts w:eastAsia="Times New Roman"/>
          <w:color w:val="000000" w:themeColor="text1"/>
        </w:rPr>
        <w:t xml:space="preserve"> The University of Chicago Press.</w:t>
      </w:r>
    </w:p>
    <w:p w14:paraId="3C62B1C7" w14:textId="79546676" w:rsidR="00905BF4" w:rsidRPr="00002992" w:rsidRDefault="00905BF4" w:rsidP="001A187A">
      <w:pPr>
        <w:pStyle w:val="NormalWeb"/>
        <w:spacing w:before="60" w:beforeAutospacing="0" w:after="40" w:afterAutospacing="0"/>
        <w:rPr>
          <w:color w:val="000000" w:themeColor="text1"/>
        </w:rPr>
      </w:pPr>
      <w:r>
        <w:rPr>
          <w:rFonts w:eastAsia="Times New Roman"/>
          <w:color w:val="000000" w:themeColor="text1"/>
        </w:rPr>
        <w:t>Pierre, S.</w:t>
      </w:r>
      <w:r w:rsidR="005B250A">
        <w:rPr>
          <w:rFonts w:eastAsia="Times New Roman"/>
          <w:color w:val="000000" w:themeColor="text1"/>
        </w:rPr>
        <w:t>,</w:t>
      </w:r>
      <w:r>
        <w:rPr>
          <w:rFonts w:eastAsia="Times New Roman"/>
          <w:color w:val="000000" w:themeColor="text1"/>
        </w:rPr>
        <w:t xml:space="preserve"> &amp; Hoang, H.H. (1990). An artificial intelligence approach to improving computer communications network topologies. </w:t>
      </w:r>
      <w:r w:rsidRPr="00E84907">
        <w:rPr>
          <w:i/>
          <w:color w:val="000000" w:themeColor="text1"/>
        </w:rPr>
        <w:t>Journal of the Operational Research Society</w:t>
      </w:r>
      <w:r w:rsidRPr="00E84907">
        <w:rPr>
          <w:color w:val="000000" w:themeColor="text1"/>
        </w:rPr>
        <w:t xml:space="preserve">, </w:t>
      </w:r>
      <w:r>
        <w:rPr>
          <w:i/>
          <w:color w:val="000000" w:themeColor="text1"/>
        </w:rPr>
        <w:t>41</w:t>
      </w:r>
      <w:r>
        <w:rPr>
          <w:color w:val="000000" w:themeColor="text1"/>
        </w:rPr>
        <w:t>(5</w:t>
      </w:r>
      <w:r w:rsidRPr="00E84907">
        <w:rPr>
          <w:color w:val="000000" w:themeColor="text1"/>
        </w:rPr>
        <w:t xml:space="preserve">), </w:t>
      </w:r>
      <w:r>
        <w:rPr>
          <w:color w:val="000000" w:themeColor="text1"/>
        </w:rPr>
        <w:t xml:space="preserve">405-418. </w:t>
      </w:r>
    </w:p>
    <w:p w14:paraId="0C23F0E6" w14:textId="749F98B1" w:rsidR="00D17A3B" w:rsidRPr="006C4B3E" w:rsidRDefault="00D17A3B" w:rsidP="001A187A">
      <w:pPr>
        <w:pStyle w:val="NormalWeb"/>
        <w:spacing w:before="60" w:beforeAutospacing="0" w:after="40" w:afterAutospacing="0"/>
        <w:rPr>
          <w:color w:val="000000" w:themeColor="text1"/>
        </w:rPr>
      </w:pPr>
      <w:proofErr w:type="spellStart"/>
      <w:r>
        <w:rPr>
          <w:rFonts w:eastAsia="Times New Roman"/>
          <w:color w:val="000000" w:themeColor="text1"/>
        </w:rPr>
        <w:t>Pierreval</w:t>
      </w:r>
      <w:proofErr w:type="spellEnd"/>
      <w:r>
        <w:rPr>
          <w:rFonts w:eastAsia="Times New Roman"/>
          <w:color w:val="000000" w:themeColor="text1"/>
        </w:rPr>
        <w:t>, H.</w:t>
      </w:r>
      <w:r w:rsidR="006C4B3E">
        <w:rPr>
          <w:rFonts w:eastAsia="Times New Roman"/>
          <w:color w:val="000000" w:themeColor="text1"/>
        </w:rPr>
        <w:t>,</w:t>
      </w:r>
      <w:r>
        <w:rPr>
          <w:rFonts w:eastAsia="Times New Roman"/>
          <w:color w:val="000000" w:themeColor="text1"/>
        </w:rPr>
        <w:t xml:space="preserve"> </w:t>
      </w:r>
      <w:r w:rsidR="006C4B3E">
        <w:rPr>
          <w:rFonts w:eastAsia="Times New Roman"/>
          <w:color w:val="000000" w:themeColor="text1"/>
        </w:rPr>
        <w:t xml:space="preserve">&amp; </w:t>
      </w:r>
      <w:proofErr w:type="spellStart"/>
      <w:r>
        <w:rPr>
          <w:rFonts w:eastAsia="Times New Roman"/>
          <w:color w:val="000000" w:themeColor="text1"/>
        </w:rPr>
        <w:t>Ralambondrainy</w:t>
      </w:r>
      <w:proofErr w:type="spellEnd"/>
      <w:r>
        <w:rPr>
          <w:rFonts w:eastAsia="Times New Roman"/>
          <w:color w:val="000000" w:themeColor="text1"/>
        </w:rPr>
        <w:t xml:space="preserve">, </w:t>
      </w:r>
      <w:r w:rsidR="006C4B3E">
        <w:rPr>
          <w:rFonts w:eastAsia="Times New Roman"/>
          <w:color w:val="000000" w:themeColor="text1"/>
        </w:rPr>
        <w:t xml:space="preserve">H. (1990). A simulation and learning technique for generating knowledge about manufacturing systems behaviour, </w:t>
      </w:r>
      <w:r w:rsidR="006C4B3E" w:rsidRPr="00E84907">
        <w:rPr>
          <w:i/>
          <w:color w:val="000000" w:themeColor="text1"/>
        </w:rPr>
        <w:t>Journal of the Operational Research Society</w:t>
      </w:r>
      <w:r w:rsidR="006C4B3E" w:rsidRPr="00E84907">
        <w:rPr>
          <w:color w:val="000000" w:themeColor="text1"/>
        </w:rPr>
        <w:t xml:space="preserve">, </w:t>
      </w:r>
      <w:r w:rsidR="006C4B3E">
        <w:rPr>
          <w:i/>
          <w:color w:val="000000" w:themeColor="text1"/>
        </w:rPr>
        <w:t>41</w:t>
      </w:r>
      <w:r w:rsidR="006C4B3E">
        <w:rPr>
          <w:color w:val="000000" w:themeColor="text1"/>
        </w:rPr>
        <w:t>(6</w:t>
      </w:r>
      <w:r w:rsidR="006C4B3E" w:rsidRPr="00E84907">
        <w:rPr>
          <w:color w:val="000000" w:themeColor="text1"/>
        </w:rPr>
        <w:t xml:space="preserve">), </w:t>
      </w:r>
      <w:r w:rsidR="006C4B3E">
        <w:rPr>
          <w:color w:val="000000" w:themeColor="text1"/>
        </w:rPr>
        <w:t>461</w:t>
      </w:r>
      <w:r w:rsidR="006C4B3E" w:rsidRPr="00E84907">
        <w:rPr>
          <w:color w:val="000000" w:themeColor="text1"/>
        </w:rPr>
        <w:t>-</w:t>
      </w:r>
      <w:r w:rsidR="006C4B3E">
        <w:rPr>
          <w:color w:val="000000" w:themeColor="text1"/>
        </w:rPr>
        <w:t>474</w:t>
      </w:r>
      <w:r w:rsidR="006C4B3E" w:rsidRPr="00E84907">
        <w:rPr>
          <w:color w:val="000000" w:themeColor="text1"/>
        </w:rPr>
        <w:t>.</w:t>
      </w:r>
      <w:r w:rsidR="006C4B3E">
        <w:rPr>
          <w:rFonts w:eastAsia="Times New Roman"/>
          <w:color w:val="000000" w:themeColor="text1"/>
        </w:rPr>
        <w:t xml:space="preserve"> </w:t>
      </w:r>
    </w:p>
    <w:p w14:paraId="3DA3F194" w14:textId="79DEFCE7" w:rsidR="00855878" w:rsidRPr="00321F02" w:rsidRDefault="00855878" w:rsidP="001A187A">
      <w:pPr>
        <w:pStyle w:val="NormalWeb"/>
        <w:spacing w:before="60" w:beforeAutospacing="0" w:after="40" w:afterAutospacing="0"/>
        <w:rPr>
          <w:color w:val="000000" w:themeColor="text1"/>
        </w:rPr>
      </w:pPr>
      <w:r>
        <w:rPr>
          <w:rFonts w:eastAsia="Times New Roman"/>
          <w:color w:val="000000" w:themeColor="text1"/>
        </w:rPr>
        <w:t xml:space="preserve">Potvin, J.Y., Lapalme, G., &amp; Rousseau, J.M. (1990). Integration of AI and OR techniques for computer-aided algorithmic design in the vehicle routing domain. </w:t>
      </w:r>
      <w:r w:rsidRPr="00E84907">
        <w:rPr>
          <w:i/>
          <w:color w:val="000000" w:themeColor="text1"/>
        </w:rPr>
        <w:t>Journal of the Operational Research Society</w:t>
      </w:r>
      <w:r w:rsidRPr="00E84907">
        <w:rPr>
          <w:color w:val="000000" w:themeColor="text1"/>
        </w:rPr>
        <w:t xml:space="preserve">, </w:t>
      </w:r>
      <w:r>
        <w:rPr>
          <w:i/>
          <w:color w:val="000000" w:themeColor="text1"/>
        </w:rPr>
        <w:t>41</w:t>
      </w:r>
      <w:r>
        <w:rPr>
          <w:color w:val="000000" w:themeColor="text1"/>
        </w:rPr>
        <w:t>(6</w:t>
      </w:r>
      <w:r w:rsidRPr="00E84907">
        <w:rPr>
          <w:color w:val="000000" w:themeColor="text1"/>
        </w:rPr>
        <w:t>),</w:t>
      </w:r>
      <w:r>
        <w:rPr>
          <w:color w:val="000000" w:themeColor="text1"/>
        </w:rPr>
        <w:t xml:space="preserve"> 709-718</w:t>
      </w:r>
      <w:r w:rsidRPr="00E84907">
        <w:rPr>
          <w:color w:val="000000" w:themeColor="text1"/>
        </w:rPr>
        <w:t>.</w:t>
      </w:r>
    </w:p>
    <w:p w14:paraId="68DB74CB" w14:textId="6ED669EB" w:rsidR="004C0C6B" w:rsidRPr="00E84907" w:rsidRDefault="00240975" w:rsidP="001A187A">
      <w:pPr>
        <w:spacing w:before="60" w:after="40"/>
        <w:rPr>
          <w:rFonts w:eastAsia="Times New Roman"/>
          <w:color w:val="000000" w:themeColor="text1"/>
        </w:rPr>
      </w:pPr>
      <w:proofErr w:type="spellStart"/>
      <w:r w:rsidRPr="00E84907">
        <w:rPr>
          <w:rFonts w:eastAsia="Times New Roman"/>
          <w:color w:val="000000" w:themeColor="text1"/>
        </w:rPr>
        <w:t>Prahalad</w:t>
      </w:r>
      <w:proofErr w:type="spellEnd"/>
      <w:r w:rsidRPr="00E84907">
        <w:rPr>
          <w:rFonts w:eastAsia="Times New Roman"/>
          <w:color w:val="000000" w:themeColor="text1"/>
        </w:rPr>
        <w:t>, C.K</w:t>
      </w:r>
      <w:r w:rsidR="00B90371">
        <w:rPr>
          <w:rFonts w:eastAsia="Times New Roman"/>
          <w:color w:val="000000" w:themeColor="text1"/>
        </w:rPr>
        <w:t>.,</w:t>
      </w:r>
      <w:r w:rsidRPr="00E84907">
        <w:rPr>
          <w:rFonts w:eastAsia="Times New Roman"/>
          <w:color w:val="000000" w:themeColor="text1"/>
        </w:rPr>
        <w:t xml:space="preserve"> </w:t>
      </w:r>
      <w:r w:rsidR="00B90371">
        <w:rPr>
          <w:rFonts w:eastAsia="Times New Roman"/>
          <w:color w:val="000000" w:themeColor="text1"/>
        </w:rPr>
        <w:t>&amp;</w:t>
      </w:r>
      <w:r w:rsidRPr="00E84907">
        <w:rPr>
          <w:rFonts w:eastAsia="Times New Roman"/>
          <w:color w:val="000000" w:themeColor="text1"/>
        </w:rPr>
        <w:t xml:space="preserve"> Hamel, G. (1990). The core competence of the corporation. </w:t>
      </w:r>
      <w:r w:rsidRPr="00E84907">
        <w:rPr>
          <w:rFonts w:eastAsia="Times New Roman"/>
          <w:i/>
          <w:color w:val="000000" w:themeColor="text1"/>
        </w:rPr>
        <w:t>Harvard Business Review</w:t>
      </w:r>
      <w:r w:rsidRPr="00E84907">
        <w:rPr>
          <w:rFonts w:eastAsia="Times New Roman"/>
          <w:color w:val="000000" w:themeColor="text1"/>
        </w:rPr>
        <w:t xml:space="preserve">, </w:t>
      </w:r>
      <w:r w:rsidRPr="00B90371">
        <w:rPr>
          <w:rFonts w:eastAsia="Times New Roman"/>
          <w:i/>
          <w:color w:val="000000" w:themeColor="text1"/>
        </w:rPr>
        <w:t>May-June</w:t>
      </w:r>
      <w:r w:rsidR="00B90371">
        <w:rPr>
          <w:rFonts w:eastAsia="Times New Roman"/>
          <w:color w:val="000000" w:themeColor="text1"/>
        </w:rPr>
        <w:t>,</w:t>
      </w:r>
      <w:r w:rsidRPr="00E84907">
        <w:rPr>
          <w:rFonts w:eastAsia="Times New Roman"/>
          <w:color w:val="000000" w:themeColor="text1"/>
        </w:rPr>
        <w:t xml:space="preserve"> 79-91.</w:t>
      </w:r>
    </w:p>
    <w:p w14:paraId="004E6267" w14:textId="2F74261A" w:rsidR="004909B8" w:rsidRPr="00321F02" w:rsidRDefault="004909B8" w:rsidP="001A187A">
      <w:pPr>
        <w:pStyle w:val="NormalWeb"/>
        <w:spacing w:before="60" w:beforeAutospacing="0" w:after="40" w:afterAutospacing="0"/>
        <w:rPr>
          <w:color w:val="000000" w:themeColor="text1"/>
        </w:rPr>
      </w:pPr>
      <w:proofErr w:type="spellStart"/>
      <w:r>
        <w:rPr>
          <w:rFonts w:ascii="TimesNewRomanPSMT" w:hAnsi="TimesNewRomanPSMT" w:cs="TimesNewRomanPSMT"/>
          <w:color w:val="000000" w:themeColor="text1"/>
        </w:rPr>
        <w:t>Proudlove</w:t>
      </w:r>
      <w:proofErr w:type="spellEnd"/>
      <w:r>
        <w:rPr>
          <w:rFonts w:ascii="TimesNewRomanPSMT" w:hAnsi="TimesNewRomanPSMT" w:cs="TimesNewRomanPSMT"/>
          <w:color w:val="000000" w:themeColor="text1"/>
        </w:rPr>
        <w:t xml:space="preserve">, N.C., </w:t>
      </w:r>
      <w:proofErr w:type="spellStart"/>
      <w:r>
        <w:rPr>
          <w:rFonts w:ascii="TimesNewRomanPSMT" w:hAnsi="TimesNewRomanPSMT" w:cs="TimesNewRomanPSMT"/>
          <w:color w:val="000000" w:themeColor="text1"/>
        </w:rPr>
        <w:t>Vadrea</w:t>
      </w:r>
      <w:proofErr w:type="spellEnd"/>
      <w:r>
        <w:rPr>
          <w:rFonts w:ascii="TimesNewRomanPSMT" w:hAnsi="TimesNewRomanPSMT" w:cs="TimesNewRomanPSMT"/>
          <w:color w:val="000000" w:themeColor="text1"/>
        </w:rPr>
        <w:t xml:space="preserve">, S., &amp; </w:t>
      </w:r>
      <w:proofErr w:type="spellStart"/>
      <w:r>
        <w:rPr>
          <w:rFonts w:ascii="TimesNewRomanPSMT" w:hAnsi="TimesNewRomanPSMT" w:cs="TimesNewRomanPSMT"/>
          <w:color w:val="000000" w:themeColor="text1"/>
        </w:rPr>
        <w:t>Kobbacy</w:t>
      </w:r>
      <w:proofErr w:type="spellEnd"/>
      <w:r>
        <w:rPr>
          <w:rFonts w:ascii="TimesNewRomanPSMT" w:hAnsi="TimesNewRomanPSMT" w:cs="TimesNewRomanPSMT"/>
          <w:color w:val="000000" w:themeColor="text1"/>
        </w:rPr>
        <w:t xml:space="preserve">, K.A.H. (1998). </w:t>
      </w:r>
      <w:r w:rsidR="00321F02">
        <w:rPr>
          <w:rFonts w:ascii="TimesNewRomanPSMT" w:hAnsi="TimesNewRomanPSMT" w:cs="TimesNewRomanPSMT"/>
          <w:color w:val="000000" w:themeColor="text1"/>
        </w:rPr>
        <w:t xml:space="preserve">Intelligent management systems in operations: a review. </w:t>
      </w:r>
      <w:r w:rsidR="00321F02" w:rsidRPr="00E84907">
        <w:rPr>
          <w:i/>
          <w:color w:val="000000" w:themeColor="text1"/>
        </w:rPr>
        <w:t>Journal of the Operational Research Society</w:t>
      </w:r>
      <w:r w:rsidR="00321F02" w:rsidRPr="00E84907">
        <w:rPr>
          <w:color w:val="000000" w:themeColor="text1"/>
        </w:rPr>
        <w:t xml:space="preserve">, </w:t>
      </w:r>
      <w:r w:rsidR="00321F02">
        <w:rPr>
          <w:i/>
          <w:color w:val="000000" w:themeColor="text1"/>
        </w:rPr>
        <w:t>49</w:t>
      </w:r>
      <w:r w:rsidR="00321F02">
        <w:rPr>
          <w:color w:val="000000" w:themeColor="text1"/>
        </w:rPr>
        <w:t>(7</w:t>
      </w:r>
      <w:r w:rsidR="00321F02" w:rsidRPr="00E84907">
        <w:rPr>
          <w:color w:val="000000" w:themeColor="text1"/>
        </w:rPr>
        <w:t>),</w:t>
      </w:r>
      <w:r w:rsidR="00321F02">
        <w:rPr>
          <w:color w:val="000000" w:themeColor="text1"/>
        </w:rPr>
        <w:t xml:space="preserve"> 682-699</w:t>
      </w:r>
      <w:r w:rsidR="00321F02" w:rsidRPr="00E84907">
        <w:rPr>
          <w:color w:val="000000" w:themeColor="text1"/>
        </w:rPr>
        <w:t>.</w:t>
      </w:r>
    </w:p>
    <w:p w14:paraId="55AF2F89" w14:textId="1B7065E9" w:rsidR="00F479F4" w:rsidRDefault="00F479F4" w:rsidP="001A187A">
      <w:pPr>
        <w:pStyle w:val="NormalWeb"/>
        <w:spacing w:before="60" w:beforeAutospacing="0" w:after="40" w:afterAutospacing="0"/>
        <w:rPr>
          <w:rFonts w:ascii="TimesNewRomanPSMT" w:hAnsi="TimesNewRomanPSMT" w:cs="TimesNewRomanPSMT"/>
          <w:color w:val="000000" w:themeColor="text1"/>
        </w:rPr>
      </w:pPr>
      <w:proofErr w:type="spellStart"/>
      <w:r>
        <w:rPr>
          <w:rFonts w:ascii="TimesNewRomanPSMT" w:hAnsi="TimesNewRomanPSMT" w:cs="TimesNewRomanPSMT"/>
          <w:color w:val="000000" w:themeColor="text1"/>
        </w:rPr>
        <w:t>Ratcliffe</w:t>
      </w:r>
      <w:proofErr w:type="spellEnd"/>
      <w:r>
        <w:rPr>
          <w:rFonts w:ascii="TimesNewRomanPSMT" w:hAnsi="TimesNewRomanPSMT" w:cs="TimesNewRomanPSMT"/>
          <w:color w:val="000000" w:themeColor="text1"/>
        </w:rPr>
        <w:t xml:space="preserve">, S. (ed.) (2016). </w:t>
      </w:r>
      <w:r w:rsidR="00684511" w:rsidRPr="00684511">
        <w:rPr>
          <w:rFonts w:ascii="TimesNewRomanPSMT" w:hAnsi="TimesNewRomanPSMT" w:cs="TimesNewRomanPSMT"/>
          <w:i/>
          <w:color w:val="000000" w:themeColor="text1"/>
        </w:rPr>
        <w:t>Oxford Essential Quotations (4</w:t>
      </w:r>
      <w:r w:rsidR="00684511" w:rsidRPr="00684511">
        <w:rPr>
          <w:rFonts w:ascii="TimesNewRomanPSMT" w:hAnsi="TimesNewRomanPSMT" w:cs="TimesNewRomanPSMT"/>
          <w:i/>
          <w:color w:val="000000" w:themeColor="text1"/>
          <w:vertAlign w:val="superscript"/>
        </w:rPr>
        <w:t>th</w:t>
      </w:r>
      <w:r w:rsidR="00684511" w:rsidRPr="00684511">
        <w:rPr>
          <w:rFonts w:ascii="TimesNewRomanPSMT" w:hAnsi="TimesNewRomanPSMT" w:cs="TimesNewRomanPSMT"/>
          <w:i/>
          <w:color w:val="000000" w:themeColor="text1"/>
        </w:rPr>
        <w:t xml:space="preserve"> ed.)</w:t>
      </w:r>
      <w:r w:rsidR="00684511">
        <w:rPr>
          <w:rFonts w:ascii="TimesNewRomanPSMT" w:hAnsi="TimesNewRomanPSMT" w:cs="TimesNewRomanPSMT"/>
          <w:color w:val="000000" w:themeColor="text1"/>
        </w:rPr>
        <w:t>. Oxford: Oxford University Press.</w:t>
      </w:r>
      <w:r>
        <w:rPr>
          <w:rFonts w:ascii="TimesNewRomanPSMT" w:hAnsi="TimesNewRomanPSMT" w:cs="TimesNewRomanPSMT"/>
          <w:color w:val="000000" w:themeColor="text1"/>
        </w:rPr>
        <w:t xml:space="preserve"> </w:t>
      </w:r>
    </w:p>
    <w:p w14:paraId="54A08FF5" w14:textId="07DF6AD8" w:rsidR="00C80340" w:rsidRPr="00C80340" w:rsidRDefault="00C80340" w:rsidP="001A187A">
      <w:pPr>
        <w:pStyle w:val="NormalWeb"/>
        <w:spacing w:before="60" w:beforeAutospacing="0" w:after="40" w:afterAutospacing="0"/>
        <w:rPr>
          <w:color w:val="000000" w:themeColor="text1"/>
        </w:rPr>
      </w:pPr>
      <w:r>
        <w:rPr>
          <w:rFonts w:ascii="TimesNewRomanPSMT" w:hAnsi="TimesNewRomanPSMT" w:cs="TimesNewRomanPSMT"/>
          <w:color w:val="000000" w:themeColor="text1"/>
        </w:rPr>
        <w:t xml:space="preserve">Robinson, S. (2005). Discrete event simulation: from the pioneers to the present, what next? </w:t>
      </w:r>
      <w:r w:rsidRPr="00E84907">
        <w:rPr>
          <w:i/>
          <w:color w:val="000000" w:themeColor="text1"/>
        </w:rPr>
        <w:t>Journal of the Operational Research Society</w:t>
      </w:r>
      <w:r w:rsidRPr="00E84907">
        <w:rPr>
          <w:color w:val="000000" w:themeColor="text1"/>
        </w:rPr>
        <w:t xml:space="preserve">, </w:t>
      </w:r>
      <w:r w:rsidRPr="00E84907">
        <w:rPr>
          <w:i/>
          <w:color w:val="000000" w:themeColor="text1"/>
        </w:rPr>
        <w:t>56</w:t>
      </w:r>
      <w:r>
        <w:rPr>
          <w:color w:val="000000" w:themeColor="text1"/>
        </w:rPr>
        <w:t>(6</w:t>
      </w:r>
      <w:r w:rsidRPr="00E84907">
        <w:rPr>
          <w:color w:val="000000" w:themeColor="text1"/>
        </w:rPr>
        <w:t xml:space="preserve">), </w:t>
      </w:r>
      <w:r>
        <w:rPr>
          <w:color w:val="000000" w:themeColor="text1"/>
        </w:rPr>
        <w:t>619</w:t>
      </w:r>
      <w:r w:rsidRPr="00E84907">
        <w:rPr>
          <w:color w:val="000000" w:themeColor="text1"/>
        </w:rPr>
        <w:t>-</w:t>
      </w:r>
      <w:r w:rsidR="0028002E">
        <w:rPr>
          <w:color w:val="000000" w:themeColor="text1"/>
        </w:rPr>
        <w:t>629</w:t>
      </w:r>
      <w:r w:rsidRPr="00E84907">
        <w:rPr>
          <w:color w:val="000000" w:themeColor="text1"/>
        </w:rPr>
        <w:t>.</w:t>
      </w:r>
    </w:p>
    <w:p w14:paraId="36009F2A" w14:textId="2D2C9963" w:rsidR="005F0028" w:rsidRPr="005F0028" w:rsidRDefault="005F0028" w:rsidP="001A187A">
      <w:pPr>
        <w:pStyle w:val="NormalWeb"/>
        <w:spacing w:before="60" w:beforeAutospacing="0" w:after="40" w:afterAutospacing="0"/>
        <w:rPr>
          <w:color w:val="000000" w:themeColor="text1"/>
        </w:rPr>
      </w:pPr>
      <w:r>
        <w:rPr>
          <w:rFonts w:ascii="TimesNewRomanPSMT" w:hAnsi="TimesNewRomanPSMT" w:cs="TimesNewRomanPSMT"/>
          <w:color w:val="000000" w:themeColor="text1"/>
        </w:rPr>
        <w:lastRenderedPageBreak/>
        <w:t>Robinson, S.</w:t>
      </w:r>
      <w:r w:rsidR="006524A9">
        <w:rPr>
          <w:rFonts w:ascii="TimesNewRomanPSMT" w:hAnsi="TimesNewRomanPSMT" w:cs="TimesNewRomanPSMT"/>
          <w:color w:val="000000" w:themeColor="text1"/>
        </w:rPr>
        <w:t>,</w:t>
      </w:r>
      <w:r>
        <w:rPr>
          <w:rFonts w:ascii="TimesNewRomanPSMT" w:hAnsi="TimesNewRomanPSMT" w:cs="TimesNewRomanPSMT"/>
          <w:color w:val="000000" w:themeColor="text1"/>
        </w:rPr>
        <w:t xml:space="preserve"> </w:t>
      </w:r>
      <w:proofErr w:type="spellStart"/>
      <w:r>
        <w:rPr>
          <w:rFonts w:ascii="TimesNewRomanPSMT" w:hAnsi="TimesNewRomanPSMT" w:cs="TimesNewRomanPSMT"/>
          <w:color w:val="000000" w:themeColor="text1"/>
        </w:rPr>
        <w:t>Alifantis</w:t>
      </w:r>
      <w:proofErr w:type="spellEnd"/>
      <w:r>
        <w:rPr>
          <w:rFonts w:ascii="TimesNewRomanPSMT" w:hAnsi="TimesNewRomanPSMT" w:cs="TimesNewRomanPSMT"/>
          <w:color w:val="000000" w:themeColor="text1"/>
        </w:rPr>
        <w:t xml:space="preserve">, T., Edwards, J.S. &amp; </w:t>
      </w:r>
      <w:proofErr w:type="spellStart"/>
      <w:r>
        <w:rPr>
          <w:rFonts w:ascii="TimesNewRomanPSMT" w:hAnsi="TimesNewRomanPSMT" w:cs="TimesNewRomanPSMT"/>
          <w:color w:val="000000" w:themeColor="text1"/>
        </w:rPr>
        <w:t>Landbrook</w:t>
      </w:r>
      <w:proofErr w:type="spellEnd"/>
      <w:r>
        <w:rPr>
          <w:rFonts w:ascii="TimesNewRomanPSMT" w:hAnsi="TimesNewRomanPSMT" w:cs="TimesNewRomanPSMT"/>
          <w:color w:val="000000" w:themeColor="text1"/>
        </w:rPr>
        <w:t xml:space="preserve">, J. (2005). Knowledge-based improvement: simulation and artificial intelligence for identifying and improving human decision-making in an operations system. </w:t>
      </w:r>
      <w:r w:rsidRPr="00E84907">
        <w:rPr>
          <w:i/>
          <w:color w:val="000000" w:themeColor="text1"/>
        </w:rPr>
        <w:t>Journal of the Operational Research Society</w:t>
      </w:r>
      <w:r w:rsidRPr="00E84907">
        <w:rPr>
          <w:color w:val="000000" w:themeColor="text1"/>
        </w:rPr>
        <w:t xml:space="preserve">, </w:t>
      </w:r>
      <w:r w:rsidRPr="00E84907">
        <w:rPr>
          <w:i/>
          <w:color w:val="000000" w:themeColor="text1"/>
        </w:rPr>
        <w:t>56</w:t>
      </w:r>
      <w:r>
        <w:rPr>
          <w:color w:val="000000" w:themeColor="text1"/>
        </w:rPr>
        <w:t>(8</w:t>
      </w:r>
      <w:r w:rsidRPr="00E84907">
        <w:rPr>
          <w:color w:val="000000" w:themeColor="text1"/>
        </w:rPr>
        <w:t xml:space="preserve">), </w:t>
      </w:r>
      <w:r>
        <w:rPr>
          <w:color w:val="000000" w:themeColor="text1"/>
        </w:rPr>
        <w:t>912</w:t>
      </w:r>
      <w:r w:rsidRPr="00E84907">
        <w:rPr>
          <w:color w:val="000000" w:themeColor="text1"/>
        </w:rPr>
        <w:t>-</w:t>
      </w:r>
      <w:r>
        <w:rPr>
          <w:color w:val="000000" w:themeColor="text1"/>
        </w:rPr>
        <w:t>921</w:t>
      </w:r>
      <w:r w:rsidRPr="00E84907">
        <w:rPr>
          <w:color w:val="000000" w:themeColor="text1"/>
        </w:rPr>
        <w:t>.</w:t>
      </w:r>
    </w:p>
    <w:p w14:paraId="374ED312" w14:textId="77777777" w:rsidR="00B91E03" w:rsidRPr="00E84907" w:rsidRDefault="00B91E03" w:rsidP="001A187A">
      <w:pPr>
        <w:pStyle w:val="NormalWeb"/>
        <w:spacing w:before="60" w:beforeAutospacing="0" w:after="40" w:afterAutospacing="0"/>
        <w:rPr>
          <w:rFonts w:ascii="TimesNewRomanPSMT" w:hAnsi="TimesNewRomanPSMT" w:cs="TimesNewRomanPSMT"/>
          <w:color w:val="000000" w:themeColor="text1"/>
        </w:rPr>
      </w:pPr>
      <w:r w:rsidRPr="00E84907">
        <w:rPr>
          <w:rFonts w:ascii="TimesNewRomanPSMT" w:hAnsi="TimesNewRomanPSMT" w:cs="TimesNewRomanPSMT"/>
          <w:color w:val="000000" w:themeColor="text1"/>
        </w:rPr>
        <w:t xml:space="preserve">Rosenberg, N. (1972). Factors affecting the diffusion of technology. </w:t>
      </w:r>
      <w:r w:rsidRPr="00E84907">
        <w:rPr>
          <w:rFonts w:ascii="TimesNewRomanPS" w:hAnsi="TimesNewRomanPS"/>
          <w:i/>
          <w:iCs/>
          <w:color w:val="000000" w:themeColor="text1"/>
        </w:rPr>
        <w:t>Explorations in Economic History</w:t>
      </w:r>
      <w:r w:rsidRPr="00E84907">
        <w:rPr>
          <w:rFonts w:ascii="TimesNewRomanPSMT" w:hAnsi="TimesNewRomanPSMT" w:cs="TimesNewRomanPSMT"/>
          <w:color w:val="000000" w:themeColor="text1"/>
        </w:rPr>
        <w:t xml:space="preserve">, Vol. 10(1), pp. 3-33. </w:t>
      </w:r>
    </w:p>
    <w:p w14:paraId="18A42E0E" w14:textId="70D4D294" w:rsidR="00355699" w:rsidRPr="00E84907" w:rsidRDefault="00355699" w:rsidP="001A187A">
      <w:pPr>
        <w:pStyle w:val="NormalWeb"/>
        <w:spacing w:before="60" w:beforeAutospacing="0" w:after="40" w:afterAutospacing="0"/>
        <w:rPr>
          <w:rFonts w:ascii="TimesNewRomanPSMT" w:hAnsi="TimesNewRomanPSMT" w:cs="TimesNewRomanPSMT"/>
          <w:color w:val="000000" w:themeColor="text1"/>
        </w:rPr>
      </w:pPr>
      <w:r w:rsidRPr="00E84907">
        <w:rPr>
          <w:rFonts w:ascii="TimesNewRomanPSMT" w:hAnsi="TimesNewRomanPSMT" w:cs="TimesNewRomanPSMT"/>
          <w:color w:val="000000" w:themeColor="text1"/>
        </w:rPr>
        <w:t xml:space="preserve">Ross, A. (2016). </w:t>
      </w:r>
      <w:r w:rsidRPr="00E84907">
        <w:rPr>
          <w:rFonts w:ascii="TimesNewRomanPSMT" w:hAnsi="TimesNewRomanPSMT" w:cs="TimesNewRomanPSMT"/>
          <w:i/>
          <w:color w:val="000000" w:themeColor="text1"/>
        </w:rPr>
        <w:t>The Industries of the Future</w:t>
      </w:r>
      <w:r w:rsidRPr="00E84907">
        <w:rPr>
          <w:rFonts w:ascii="TimesNewRomanPSMT" w:hAnsi="TimesNewRomanPSMT" w:cs="TimesNewRomanPSMT"/>
          <w:color w:val="000000" w:themeColor="text1"/>
        </w:rPr>
        <w:t>.</w:t>
      </w:r>
      <w:r w:rsidR="00FE7E7E">
        <w:rPr>
          <w:rFonts w:ascii="TimesNewRomanPSMT" w:hAnsi="TimesNewRomanPSMT" w:cs="TimesNewRomanPSMT"/>
          <w:color w:val="000000" w:themeColor="text1"/>
        </w:rPr>
        <w:t xml:space="preserve"> New York, NY: Simon Schuster.</w:t>
      </w:r>
    </w:p>
    <w:p w14:paraId="59CC83BD" w14:textId="5E5A89CD" w:rsidR="009B2CDA" w:rsidRDefault="009B2CDA" w:rsidP="001A187A">
      <w:pPr>
        <w:pStyle w:val="NormalWeb"/>
        <w:spacing w:before="60" w:beforeAutospacing="0" w:after="40" w:afterAutospacing="0"/>
        <w:rPr>
          <w:rFonts w:ascii="TimesNewRomanPSMT" w:hAnsi="TimesNewRomanPSMT" w:cs="TimesNewRomanPSMT"/>
          <w:color w:val="000000" w:themeColor="text1"/>
        </w:rPr>
      </w:pPr>
      <w:r>
        <w:rPr>
          <w:rFonts w:ascii="TimesNewRomanPSMT" w:hAnsi="TimesNewRomanPSMT" w:cs="TimesNewRomanPSMT"/>
          <w:color w:val="000000" w:themeColor="text1"/>
        </w:rPr>
        <w:t>Russel</w:t>
      </w:r>
      <w:r w:rsidR="00320057">
        <w:rPr>
          <w:rFonts w:ascii="TimesNewRomanPSMT" w:hAnsi="TimesNewRomanPSMT" w:cs="TimesNewRomanPSMT"/>
          <w:color w:val="000000" w:themeColor="text1"/>
        </w:rPr>
        <w:t xml:space="preserve">, S.J. &amp; </w:t>
      </w:r>
      <w:proofErr w:type="spellStart"/>
      <w:r w:rsidR="00320057">
        <w:rPr>
          <w:rFonts w:ascii="TimesNewRomanPSMT" w:hAnsi="TimesNewRomanPSMT" w:cs="TimesNewRomanPSMT"/>
          <w:color w:val="000000" w:themeColor="text1"/>
        </w:rPr>
        <w:t>Norvig</w:t>
      </w:r>
      <w:proofErr w:type="spellEnd"/>
      <w:r w:rsidR="00320057">
        <w:rPr>
          <w:rFonts w:ascii="TimesNewRomanPSMT" w:hAnsi="TimesNewRomanPSMT" w:cs="TimesNewRomanPSMT"/>
          <w:color w:val="000000" w:themeColor="text1"/>
        </w:rPr>
        <w:t xml:space="preserve">, P. (2016). </w:t>
      </w:r>
      <w:r w:rsidR="00D64354" w:rsidRPr="00CB22C3">
        <w:rPr>
          <w:rFonts w:ascii="TimesNewRomanPSMT" w:hAnsi="TimesNewRomanPSMT" w:cs="TimesNewRomanPSMT"/>
          <w:i/>
          <w:color w:val="000000" w:themeColor="text1"/>
        </w:rPr>
        <w:t>Artificial Intelligence: A Modern Approach</w:t>
      </w:r>
      <w:r w:rsidR="00D64354">
        <w:rPr>
          <w:rFonts w:ascii="TimesNewRomanPSMT" w:hAnsi="TimesNewRomanPSMT" w:cs="TimesNewRomanPSMT"/>
          <w:color w:val="000000" w:themeColor="text1"/>
        </w:rPr>
        <w:t xml:space="preserve">. Third Edition. </w:t>
      </w:r>
      <w:r w:rsidR="00FE20AF">
        <w:rPr>
          <w:rFonts w:ascii="TimesNewRomanPSMT" w:hAnsi="TimesNewRomanPSMT" w:cs="TimesNewRomanPSMT"/>
          <w:color w:val="000000" w:themeColor="text1"/>
        </w:rPr>
        <w:t>Harlow: Pearson Education.</w:t>
      </w:r>
    </w:p>
    <w:p w14:paraId="5D6DC589" w14:textId="565F753C" w:rsidR="00B42446" w:rsidRPr="00E178C6" w:rsidRDefault="00B42446" w:rsidP="001A187A">
      <w:pPr>
        <w:pStyle w:val="NormalWeb"/>
        <w:spacing w:before="60" w:beforeAutospacing="0" w:after="40" w:afterAutospacing="0"/>
        <w:rPr>
          <w:color w:val="000000" w:themeColor="text1"/>
        </w:rPr>
      </w:pPr>
      <w:proofErr w:type="spellStart"/>
      <w:r>
        <w:rPr>
          <w:rFonts w:ascii="TimesNewRomanPSMT" w:hAnsi="TimesNewRomanPSMT" w:cs="TimesNewRomanPSMT"/>
          <w:color w:val="000000" w:themeColor="text1"/>
        </w:rPr>
        <w:t>Santhanam</w:t>
      </w:r>
      <w:proofErr w:type="spellEnd"/>
      <w:r>
        <w:rPr>
          <w:rFonts w:ascii="TimesNewRomanPSMT" w:hAnsi="TimesNewRomanPSMT" w:cs="TimesNewRomanPSMT"/>
          <w:color w:val="000000" w:themeColor="text1"/>
        </w:rPr>
        <w:t>, R., &amp; Elan, J. (</w:t>
      </w:r>
      <w:r w:rsidR="00E178C6">
        <w:rPr>
          <w:rFonts w:ascii="TimesNewRomanPSMT" w:hAnsi="TimesNewRomanPSMT" w:cs="TimesNewRomanPSMT"/>
          <w:color w:val="000000" w:themeColor="text1"/>
        </w:rPr>
        <w:t xml:space="preserve">1998). A survey of knowledge-based systems research in decision sciences. </w:t>
      </w:r>
      <w:r w:rsidR="00E178C6" w:rsidRPr="00E84907">
        <w:rPr>
          <w:i/>
          <w:color w:val="000000" w:themeColor="text1"/>
        </w:rPr>
        <w:t>Journal of the Operational Research Society</w:t>
      </w:r>
      <w:r w:rsidR="00E178C6" w:rsidRPr="00E84907">
        <w:rPr>
          <w:color w:val="000000" w:themeColor="text1"/>
        </w:rPr>
        <w:t xml:space="preserve">, </w:t>
      </w:r>
      <w:r w:rsidR="00E178C6">
        <w:rPr>
          <w:i/>
          <w:color w:val="000000" w:themeColor="text1"/>
        </w:rPr>
        <w:t>49</w:t>
      </w:r>
      <w:r w:rsidR="00E178C6">
        <w:rPr>
          <w:color w:val="000000" w:themeColor="text1"/>
        </w:rPr>
        <w:t>(5</w:t>
      </w:r>
      <w:r w:rsidR="00E178C6" w:rsidRPr="00E84907">
        <w:rPr>
          <w:color w:val="000000" w:themeColor="text1"/>
        </w:rPr>
        <w:t>),</w:t>
      </w:r>
      <w:r w:rsidR="00E178C6">
        <w:rPr>
          <w:color w:val="000000" w:themeColor="text1"/>
        </w:rPr>
        <w:t xml:space="preserve"> 445-457</w:t>
      </w:r>
      <w:r w:rsidR="00E178C6" w:rsidRPr="00E84907">
        <w:rPr>
          <w:color w:val="000000" w:themeColor="text1"/>
        </w:rPr>
        <w:t>.</w:t>
      </w:r>
    </w:p>
    <w:p w14:paraId="33C0DDC6" w14:textId="23B4B655" w:rsidR="00355699" w:rsidRPr="00E84907" w:rsidRDefault="00355699" w:rsidP="001A187A">
      <w:pPr>
        <w:pStyle w:val="NormalWeb"/>
        <w:spacing w:before="60" w:beforeAutospacing="0" w:after="40" w:afterAutospacing="0"/>
        <w:rPr>
          <w:rFonts w:ascii="TimesNewRomanPSMT" w:hAnsi="TimesNewRomanPSMT" w:cs="TimesNewRomanPSMT"/>
          <w:i/>
          <w:color w:val="000000" w:themeColor="text1"/>
        </w:rPr>
      </w:pPr>
      <w:r w:rsidRPr="00E84907">
        <w:rPr>
          <w:rFonts w:ascii="TimesNewRomanPSMT" w:hAnsi="TimesNewRomanPSMT" w:cs="TimesNewRomanPSMT"/>
          <w:color w:val="000000" w:themeColor="text1"/>
        </w:rPr>
        <w:t xml:space="preserve">Schwab, K. (2016). </w:t>
      </w:r>
      <w:r w:rsidRPr="00E84907">
        <w:rPr>
          <w:rFonts w:ascii="TimesNewRomanPSMT" w:hAnsi="TimesNewRomanPSMT" w:cs="TimesNewRomanPSMT"/>
          <w:i/>
          <w:color w:val="000000" w:themeColor="text1"/>
        </w:rPr>
        <w:t>The Fourth Industrial Revolution</w:t>
      </w:r>
      <w:r w:rsidRPr="009C172A">
        <w:rPr>
          <w:rFonts w:ascii="TimesNewRomanPSMT" w:hAnsi="TimesNewRomanPSMT" w:cs="TimesNewRomanPSMT"/>
          <w:color w:val="000000" w:themeColor="text1"/>
        </w:rPr>
        <w:t>.</w:t>
      </w:r>
      <w:r w:rsidR="00FE7E7E" w:rsidRPr="009C172A">
        <w:rPr>
          <w:rFonts w:ascii="TimesNewRomanPSMT" w:hAnsi="TimesNewRomanPSMT" w:cs="TimesNewRomanPSMT"/>
          <w:color w:val="000000" w:themeColor="text1"/>
        </w:rPr>
        <w:t xml:space="preserve"> </w:t>
      </w:r>
      <w:r w:rsidR="009C172A">
        <w:rPr>
          <w:rFonts w:ascii="TimesNewRomanPSMT" w:hAnsi="TimesNewRomanPSMT" w:cs="TimesNewRomanPSMT"/>
          <w:color w:val="000000" w:themeColor="text1"/>
        </w:rPr>
        <w:t xml:space="preserve">Geneva: </w:t>
      </w:r>
      <w:r w:rsidR="009C172A" w:rsidRPr="009C172A">
        <w:rPr>
          <w:rFonts w:ascii="TimesNewRomanPSMT" w:hAnsi="TimesNewRomanPSMT" w:cs="TimesNewRomanPSMT"/>
          <w:color w:val="000000" w:themeColor="text1"/>
        </w:rPr>
        <w:t>The World Economic Forum.</w:t>
      </w:r>
    </w:p>
    <w:p w14:paraId="0508F73D" w14:textId="77777777" w:rsidR="00E202BB" w:rsidRDefault="00E202BB" w:rsidP="00E202BB">
      <w:pPr>
        <w:pStyle w:val="NormalWeb"/>
        <w:spacing w:before="60" w:beforeAutospacing="0" w:after="40" w:afterAutospacing="0"/>
        <w:rPr>
          <w:color w:val="000000" w:themeColor="text1"/>
        </w:rPr>
      </w:pPr>
      <w:proofErr w:type="spellStart"/>
      <w:r>
        <w:rPr>
          <w:color w:val="000000" w:themeColor="text1"/>
        </w:rPr>
        <w:t>Sebt</w:t>
      </w:r>
      <w:proofErr w:type="spellEnd"/>
      <w:r>
        <w:rPr>
          <w:color w:val="000000" w:themeColor="text1"/>
        </w:rPr>
        <w:t xml:space="preserve">, M.H., </w:t>
      </w:r>
      <w:proofErr w:type="spellStart"/>
      <w:r>
        <w:rPr>
          <w:color w:val="000000" w:themeColor="text1"/>
        </w:rPr>
        <w:t>Alipouri</w:t>
      </w:r>
      <w:proofErr w:type="spellEnd"/>
      <w:r>
        <w:rPr>
          <w:color w:val="000000" w:themeColor="text1"/>
        </w:rPr>
        <w:t xml:space="preserve">, Y., &amp; </w:t>
      </w:r>
      <w:proofErr w:type="spellStart"/>
      <w:r>
        <w:rPr>
          <w:color w:val="000000" w:themeColor="text1"/>
        </w:rPr>
        <w:t>Alipouri</w:t>
      </w:r>
      <w:proofErr w:type="spellEnd"/>
      <w:r>
        <w:rPr>
          <w:color w:val="000000" w:themeColor="text1"/>
        </w:rPr>
        <w:t xml:space="preserve">, Y. (2013). Solving resource-constrained project scheduling problem with evolutionary programming. </w:t>
      </w:r>
      <w:r w:rsidRPr="00E84907">
        <w:rPr>
          <w:i/>
          <w:color w:val="000000" w:themeColor="text1"/>
        </w:rPr>
        <w:t>Journal of the Operational Research Society</w:t>
      </w:r>
      <w:r w:rsidRPr="00E84907">
        <w:rPr>
          <w:color w:val="000000" w:themeColor="text1"/>
        </w:rPr>
        <w:t xml:space="preserve">, </w:t>
      </w:r>
      <w:r>
        <w:rPr>
          <w:i/>
          <w:color w:val="000000" w:themeColor="text1"/>
        </w:rPr>
        <w:t>64</w:t>
      </w:r>
      <w:r>
        <w:rPr>
          <w:color w:val="000000" w:themeColor="text1"/>
        </w:rPr>
        <w:t>(9</w:t>
      </w:r>
      <w:r w:rsidRPr="00E84907">
        <w:rPr>
          <w:color w:val="000000" w:themeColor="text1"/>
        </w:rPr>
        <w:t>),</w:t>
      </w:r>
      <w:r>
        <w:rPr>
          <w:color w:val="000000" w:themeColor="text1"/>
        </w:rPr>
        <w:t xml:space="preserve"> 1327-1335</w:t>
      </w:r>
      <w:r w:rsidRPr="00E84907">
        <w:rPr>
          <w:color w:val="000000" w:themeColor="text1"/>
        </w:rPr>
        <w:t>.</w:t>
      </w:r>
    </w:p>
    <w:p w14:paraId="5DAE849E" w14:textId="5B8BCFAB" w:rsidR="007661DD" w:rsidRDefault="007661DD" w:rsidP="001A187A">
      <w:pPr>
        <w:pStyle w:val="NormalWeb"/>
        <w:spacing w:before="60" w:beforeAutospacing="0" w:after="40" w:afterAutospacing="0"/>
        <w:rPr>
          <w:color w:val="000000" w:themeColor="text1"/>
        </w:rPr>
      </w:pPr>
      <w:proofErr w:type="spellStart"/>
      <w:r>
        <w:rPr>
          <w:color w:val="000000" w:themeColor="text1"/>
        </w:rPr>
        <w:t>Ségwin</w:t>
      </w:r>
      <w:proofErr w:type="spellEnd"/>
      <w:r>
        <w:rPr>
          <w:color w:val="000000" w:themeColor="text1"/>
        </w:rPr>
        <w:t xml:space="preserve">, R., </w:t>
      </w:r>
      <w:proofErr w:type="spellStart"/>
      <w:r>
        <w:rPr>
          <w:color w:val="000000" w:themeColor="text1"/>
        </w:rPr>
        <w:t>Potrin</w:t>
      </w:r>
      <w:proofErr w:type="spellEnd"/>
      <w:r>
        <w:rPr>
          <w:color w:val="000000" w:themeColor="text1"/>
        </w:rPr>
        <w:t xml:space="preserve">, J-Y., da Costa, J.F.P., </w:t>
      </w:r>
      <w:proofErr w:type="spellStart"/>
      <w:r w:rsidR="002A6F81">
        <w:rPr>
          <w:color w:val="000000" w:themeColor="text1"/>
        </w:rPr>
        <w:t>Crinic</w:t>
      </w:r>
      <w:proofErr w:type="spellEnd"/>
      <w:r w:rsidR="002A6F81">
        <w:rPr>
          <w:color w:val="000000" w:themeColor="text1"/>
        </w:rPr>
        <w:t xml:space="preserve">, T.G., &amp; </w:t>
      </w:r>
      <w:proofErr w:type="spellStart"/>
      <w:r w:rsidR="002A6F81">
        <w:rPr>
          <w:color w:val="000000" w:themeColor="text1"/>
        </w:rPr>
        <w:t>Marcotte</w:t>
      </w:r>
      <w:proofErr w:type="spellEnd"/>
      <w:r w:rsidR="002A6F81">
        <w:rPr>
          <w:color w:val="000000" w:themeColor="text1"/>
        </w:rPr>
        <w:t xml:space="preserve">, P. (1996). Real-time decision problems: an operational research perspective. </w:t>
      </w:r>
      <w:r w:rsidR="002A6F81" w:rsidRPr="00E84907">
        <w:rPr>
          <w:i/>
          <w:color w:val="000000" w:themeColor="text1"/>
        </w:rPr>
        <w:t>Journal of the Operational Research Society</w:t>
      </w:r>
      <w:r w:rsidR="002A6F81" w:rsidRPr="00E84907">
        <w:rPr>
          <w:color w:val="000000" w:themeColor="text1"/>
        </w:rPr>
        <w:t xml:space="preserve">, </w:t>
      </w:r>
      <w:r w:rsidR="002A6F81">
        <w:rPr>
          <w:i/>
          <w:color w:val="000000" w:themeColor="text1"/>
        </w:rPr>
        <w:t>48</w:t>
      </w:r>
      <w:r w:rsidR="002A6F81">
        <w:rPr>
          <w:color w:val="000000" w:themeColor="text1"/>
        </w:rPr>
        <w:t>(</w:t>
      </w:r>
      <w:r w:rsidR="002A6F81" w:rsidRPr="00E84907">
        <w:rPr>
          <w:color w:val="000000" w:themeColor="text1"/>
        </w:rPr>
        <w:t xml:space="preserve">2), </w:t>
      </w:r>
      <w:r w:rsidR="002A6F81">
        <w:rPr>
          <w:color w:val="000000" w:themeColor="text1"/>
        </w:rPr>
        <w:t>162</w:t>
      </w:r>
      <w:r w:rsidR="002A6F81" w:rsidRPr="00E84907">
        <w:rPr>
          <w:color w:val="000000" w:themeColor="text1"/>
        </w:rPr>
        <w:t>-</w:t>
      </w:r>
      <w:r w:rsidR="002A6F81">
        <w:rPr>
          <w:color w:val="000000" w:themeColor="text1"/>
        </w:rPr>
        <w:t>174</w:t>
      </w:r>
      <w:r w:rsidR="002A6F81" w:rsidRPr="00E84907">
        <w:rPr>
          <w:color w:val="000000" w:themeColor="text1"/>
        </w:rPr>
        <w:t>.</w:t>
      </w:r>
    </w:p>
    <w:p w14:paraId="04C564D0" w14:textId="6DFAF069" w:rsidR="00F02A02" w:rsidRDefault="00F02A02" w:rsidP="001A187A">
      <w:pPr>
        <w:spacing w:before="60" w:after="40"/>
        <w:rPr>
          <w:color w:val="000000" w:themeColor="text1"/>
        </w:rPr>
      </w:pPr>
      <w:r>
        <w:rPr>
          <w:color w:val="000000" w:themeColor="text1"/>
        </w:rPr>
        <w:t xml:space="preserve">Shanahan, M. (2015). </w:t>
      </w:r>
      <w:r w:rsidRPr="00F02A02">
        <w:rPr>
          <w:i/>
          <w:color w:val="000000" w:themeColor="text1"/>
        </w:rPr>
        <w:t>The Technological Singularity</w:t>
      </w:r>
      <w:r>
        <w:rPr>
          <w:color w:val="000000" w:themeColor="text1"/>
        </w:rPr>
        <w:t>. Cambridge MA: MIT Press.</w:t>
      </w:r>
    </w:p>
    <w:p w14:paraId="6375163E" w14:textId="40BF22FD" w:rsidR="003815F4" w:rsidRDefault="00943DFD" w:rsidP="001A187A">
      <w:pPr>
        <w:spacing w:before="60" w:after="40"/>
        <w:rPr>
          <w:color w:val="000000" w:themeColor="text1"/>
        </w:rPr>
      </w:pPr>
      <w:r>
        <w:rPr>
          <w:color w:val="000000" w:themeColor="text1"/>
        </w:rPr>
        <w:t>Simon, H. (1965)</w:t>
      </w:r>
      <w:r w:rsidR="002B6CEF">
        <w:rPr>
          <w:color w:val="000000" w:themeColor="text1"/>
        </w:rPr>
        <w:t xml:space="preserve">. </w:t>
      </w:r>
      <w:r w:rsidR="00190B0A" w:rsidRPr="008929CC">
        <w:rPr>
          <w:i/>
          <w:color w:val="000000" w:themeColor="text1"/>
        </w:rPr>
        <w:t>The Shape of Automation for Men</w:t>
      </w:r>
      <w:r w:rsidR="00C41102" w:rsidRPr="008929CC">
        <w:rPr>
          <w:i/>
          <w:color w:val="000000" w:themeColor="text1"/>
        </w:rPr>
        <w:t xml:space="preserve"> and management</w:t>
      </w:r>
      <w:r w:rsidR="00C41102">
        <w:rPr>
          <w:color w:val="000000" w:themeColor="text1"/>
        </w:rPr>
        <w:t xml:space="preserve">. </w:t>
      </w:r>
      <w:r w:rsidR="008929CC">
        <w:rPr>
          <w:color w:val="000000" w:themeColor="text1"/>
        </w:rPr>
        <w:t xml:space="preserve">New York: </w:t>
      </w:r>
      <w:r w:rsidR="00C41102">
        <w:rPr>
          <w:color w:val="000000" w:themeColor="text1"/>
        </w:rPr>
        <w:t>Harper and Row.</w:t>
      </w:r>
    </w:p>
    <w:p w14:paraId="38D2CEDF" w14:textId="4B1E09D3" w:rsidR="00B91E03" w:rsidRPr="00B91E03" w:rsidRDefault="00B91E03" w:rsidP="001A187A">
      <w:pPr>
        <w:pStyle w:val="NormalWeb"/>
        <w:spacing w:before="60" w:beforeAutospacing="0" w:after="40" w:afterAutospacing="0"/>
        <w:rPr>
          <w:rFonts w:ascii="TimesNewRomanPSMT" w:hAnsi="TimesNewRomanPSMT" w:cs="TimesNewRomanPSMT"/>
          <w:color w:val="000000" w:themeColor="text1"/>
        </w:rPr>
      </w:pPr>
      <w:r w:rsidRPr="00E84907">
        <w:rPr>
          <w:rFonts w:ascii="TimesNewRomanPSMT" w:hAnsi="TimesNewRomanPSMT" w:cs="TimesNewRomanPSMT"/>
          <w:color w:val="000000" w:themeColor="text1"/>
        </w:rPr>
        <w:t xml:space="preserve">Stoneman, Paul (2001). </w:t>
      </w:r>
      <w:r w:rsidRPr="00E84907">
        <w:rPr>
          <w:rFonts w:ascii="TimesNewRomanPS" w:hAnsi="TimesNewRomanPS"/>
          <w:i/>
          <w:iCs/>
          <w:color w:val="000000" w:themeColor="text1"/>
        </w:rPr>
        <w:t>The Economics of Technological Diffusion</w:t>
      </w:r>
      <w:r w:rsidRPr="00E84907">
        <w:rPr>
          <w:rFonts w:ascii="TimesNewRomanPSMT" w:hAnsi="TimesNewRomanPSMT" w:cs="TimesNewRomanPSMT"/>
          <w:color w:val="000000" w:themeColor="text1"/>
        </w:rPr>
        <w:t xml:space="preserve">. Oxford: Blackwell. </w:t>
      </w:r>
    </w:p>
    <w:p w14:paraId="79AD3940" w14:textId="217DB0F8" w:rsidR="008175DD" w:rsidRDefault="008175DD" w:rsidP="001A187A">
      <w:pPr>
        <w:spacing w:before="60" w:after="40"/>
        <w:rPr>
          <w:color w:val="000000" w:themeColor="text1"/>
        </w:rPr>
      </w:pPr>
      <w:proofErr w:type="spellStart"/>
      <w:r>
        <w:rPr>
          <w:color w:val="000000" w:themeColor="text1"/>
        </w:rPr>
        <w:t>Studer</w:t>
      </w:r>
      <w:proofErr w:type="spellEnd"/>
      <w:r>
        <w:rPr>
          <w:color w:val="000000" w:themeColor="text1"/>
        </w:rPr>
        <w:t xml:space="preserve">, R., </w:t>
      </w:r>
      <w:proofErr w:type="spellStart"/>
      <w:r>
        <w:rPr>
          <w:color w:val="000000" w:themeColor="text1"/>
        </w:rPr>
        <w:t>Benjamins</w:t>
      </w:r>
      <w:proofErr w:type="spellEnd"/>
      <w:r>
        <w:rPr>
          <w:color w:val="000000" w:themeColor="text1"/>
        </w:rPr>
        <w:t xml:space="preserve">, V.R., &amp; </w:t>
      </w:r>
      <w:proofErr w:type="spellStart"/>
      <w:r>
        <w:rPr>
          <w:color w:val="000000" w:themeColor="text1"/>
        </w:rPr>
        <w:t>Fensel</w:t>
      </w:r>
      <w:proofErr w:type="spellEnd"/>
      <w:r>
        <w:rPr>
          <w:color w:val="000000" w:themeColor="text1"/>
        </w:rPr>
        <w:t xml:space="preserve">, D. (1998). </w:t>
      </w:r>
      <w:r w:rsidR="00EA4346">
        <w:rPr>
          <w:color w:val="000000" w:themeColor="text1"/>
        </w:rPr>
        <w:t>Knowledge engineering:</w:t>
      </w:r>
      <w:r w:rsidR="00286B9E">
        <w:rPr>
          <w:color w:val="000000" w:themeColor="text1"/>
        </w:rPr>
        <w:t xml:space="preserve"> P</w:t>
      </w:r>
      <w:r w:rsidR="00EA4346">
        <w:rPr>
          <w:color w:val="000000" w:themeColor="text1"/>
        </w:rPr>
        <w:t>rinciples and methods.</w:t>
      </w:r>
      <w:r w:rsidR="00286B9E">
        <w:rPr>
          <w:color w:val="000000" w:themeColor="text1"/>
        </w:rPr>
        <w:t xml:space="preserve"> </w:t>
      </w:r>
      <w:r w:rsidR="00286B9E" w:rsidRPr="00DC459D">
        <w:rPr>
          <w:i/>
          <w:color w:val="000000" w:themeColor="text1"/>
        </w:rPr>
        <w:t>Data &amp; Knowledge Engineering</w:t>
      </w:r>
      <w:r w:rsidR="00DC459D">
        <w:rPr>
          <w:i/>
          <w:color w:val="000000" w:themeColor="text1"/>
        </w:rPr>
        <w:t>,</w:t>
      </w:r>
      <w:r w:rsidR="00DC459D">
        <w:rPr>
          <w:color w:val="000000" w:themeColor="text1"/>
        </w:rPr>
        <w:t xml:space="preserve"> </w:t>
      </w:r>
      <w:r w:rsidR="00DC459D" w:rsidRPr="00DC459D">
        <w:rPr>
          <w:i/>
          <w:color w:val="000000" w:themeColor="text1"/>
        </w:rPr>
        <w:t>25</w:t>
      </w:r>
      <w:r w:rsidR="00DC459D">
        <w:rPr>
          <w:color w:val="000000" w:themeColor="text1"/>
        </w:rPr>
        <w:t>(1-2), 161-197.</w:t>
      </w:r>
    </w:p>
    <w:p w14:paraId="44D82D7D" w14:textId="501ED9E0" w:rsidR="00812C86" w:rsidRPr="00E84907" w:rsidRDefault="004C0C6B" w:rsidP="001A187A">
      <w:pPr>
        <w:spacing w:before="60" w:after="40"/>
        <w:rPr>
          <w:color w:val="000000" w:themeColor="text1"/>
        </w:rPr>
      </w:pPr>
      <w:r w:rsidRPr="00E84907">
        <w:rPr>
          <w:color w:val="000000" w:themeColor="text1"/>
        </w:rPr>
        <w:t>Susskind, R.</w:t>
      </w:r>
      <w:r w:rsidR="00CF12FB">
        <w:rPr>
          <w:color w:val="000000" w:themeColor="text1"/>
        </w:rPr>
        <w:t>,</w:t>
      </w:r>
      <w:r w:rsidRPr="00E84907">
        <w:rPr>
          <w:color w:val="000000" w:themeColor="text1"/>
        </w:rPr>
        <w:t xml:space="preserve"> </w:t>
      </w:r>
      <w:r w:rsidR="00CF12FB">
        <w:rPr>
          <w:color w:val="000000" w:themeColor="text1"/>
        </w:rPr>
        <w:t>&amp;</w:t>
      </w:r>
      <w:r w:rsidRPr="00E84907">
        <w:rPr>
          <w:color w:val="000000" w:themeColor="text1"/>
        </w:rPr>
        <w:t xml:space="preserve"> Susskind, D. (2015). </w:t>
      </w:r>
      <w:r w:rsidRPr="00E84907">
        <w:rPr>
          <w:i/>
          <w:color w:val="000000" w:themeColor="text1"/>
        </w:rPr>
        <w:t>The Future of the Professions: How T</w:t>
      </w:r>
      <w:r w:rsidR="00CF12FB">
        <w:rPr>
          <w:i/>
          <w:color w:val="000000" w:themeColor="text1"/>
        </w:rPr>
        <w:t xml:space="preserve">echnology </w:t>
      </w:r>
      <w:proofErr w:type="gramStart"/>
      <w:r w:rsidR="00CF12FB">
        <w:rPr>
          <w:i/>
          <w:color w:val="000000" w:themeColor="text1"/>
        </w:rPr>
        <w:t>will</w:t>
      </w:r>
      <w:proofErr w:type="gramEnd"/>
      <w:r w:rsidR="00CF12FB">
        <w:rPr>
          <w:i/>
          <w:color w:val="000000" w:themeColor="text1"/>
        </w:rPr>
        <w:t xml:space="preserve"> </w:t>
      </w:r>
      <w:r w:rsidRPr="00E84907">
        <w:rPr>
          <w:i/>
          <w:color w:val="000000" w:themeColor="text1"/>
        </w:rPr>
        <w:t>Transform the Work of Human Experts</w:t>
      </w:r>
      <w:r w:rsidRPr="00E84907">
        <w:rPr>
          <w:color w:val="000000" w:themeColor="text1"/>
        </w:rPr>
        <w:t>. Oxford: Oxford University Press.</w:t>
      </w:r>
    </w:p>
    <w:p w14:paraId="2BB8AE54" w14:textId="2A6B01C7" w:rsidR="00B6615D" w:rsidRPr="00FD7FF1" w:rsidRDefault="00FD7FF1" w:rsidP="001A187A">
      <w:pPr>
        <w:pStyle w:val="NormalWeb"/>
        <w:spacing w:before="60" w:beforeAutospacing="0" w:after="40" w:afterAutospacing="0"/>
        <w:rPr>
          <w:color w:val="000000" w:themeColor="text1"/>
        </w:rPr>
      </w:pPr>
      <w:r>
        <w:rPr>
          <w:rFonts w:eastAsia="Times New Roman"/>
          <w:color w:val="000000" w:themeColor="text1"/>
        </w:rPr>
        <w:t>Tam, K.Y., Kiang, M.</w:t>
      </w:r>
      <w:r w:rsidR="00B6615D">
        <w:rPr>
          <w:rFonts w:eastAsia="Times New Roman"/>
          <w:color w:val="000000" w:themeColor="text1"/>
        </w:rPr>
        <w:t>Y</w:t>
      </w:r>
      <w:r>
        <w:rPr>
          <w:rFonts w:eastAsia="Times New Roman"/>
          <w:color w:val="000000" w:themeColor="text1"/>
        </w:rPr>
        <w:t xml:space="preserve">., &amp; Chi, R.T.H. (1991). Inducing stock screening rules for portfolio construction. </w:t>
      </w:r>
      <w:r w:rsidRPr="00E84907">
        <w:rPr>
          <w:i/>
          <w:color w:val="000000" w:themeColor="text1"/>
        </w:rPr>
        <w:t>Journal of the Operational Research Society</w:t>
      </w:r>
      <w:r w:rsidRPr="00E84907">
        <w:rPr>
          <w:color w:val="000000" w:themeColor="text1"/>
        </w:rPr>
        <w:t xml:space="preserve">, </w:t>
      </w:r>
      <w:r>
        <w:rPr>
          <w:i/>
          <w:color w:val="000000" w:themeColor="text1"/>
        </w:rPr>
        <w:t>42</w:t>
      </w:r>
      <w:r>
        <w:rPr>
          <w:color w:val="000000" w:themeColor="text1"/>
        </w:rPr>
        <w:t>(9</w:t>
      </w:r>
      <w:r w:rsidRPr="00E84907">
        <w:rPr>
          <w:color w:val="000000" w:themeColor="text1"/>
        </w:rPr>
        <w:t>),</w:t>
      </w:r>
      <w:r>
        <w:rPr>
          <w:color w:val="000000" w:themeColor="text1"/>
        </w:rPr>
        <w:t xml:space="preserve"> 747-757</w:t>
      </w:r>
      <w:r w:rsidRPr="00E84907">
        <w:rPr>
          <w:color w:val="000000" w:themeColor="text1"/>
        </w:rPr>
        <w:t>.</w:t>
      </w:r>
    </w:p>
    <w:p w14:paraId="09ED99B4" w14:textId="77777777" w:rsidR="00E202BB" w:rsidRPr="00E84907" w:rsidRDefault="00E202BB" w:rsidP="00E202BB">
      <w:pPr>
        <w:pStyle w:val="NormalWeb"/>
        <w:spacing w:before="60" w:beforeAutospacing="0" w:after="40" w:afterAutospacing="0"/>
        <w:rPr>
          <w:rFonts w:ascii="TimesNewRomanPSMT" w:hAnsi="TimesNewRomanPSMT" w:cs="TimesNewRomanPSMT"/>
          <w:color w:val="000000" w:themeColor="text1"/>
        </w:rPr>
      </w:pPr>
      <w:proofErr w:type="spellStart"/>
      <w:r w:rsidRPr="00E84907">
        <w:rPr>
          <w:rFonts w:ascii="TimesNewRomanPSMT" w:hAnsi="TimesNewRomanPSMT" w:cs="TimesNewRomanPSMT"/>
          <w:color w:val="000000" w:themeColor="text1"/>
        </w:rPr>
        <w:t>Tegmark</w:t>
      </w:r>
      <w:proofErr w:type="spellEnd"/>
      <w:r w:rsidRPr="00E84907">
        <w:rPr>
          <w:rFonts w:ascii="TimesNewRomanPSMT" w:hAnsi="TimesNewRomanPSMT" w:cs="TimesNewRomanPSMT"/>
          <w:color w:val="000000" w:themeColor="text1"/>
        </w:rPr>
        <w:t xml:space="preserve">, M, (2017). </w:t>
      </w:r>
      <w:r w:rsidRPr="00E84907">
        <w:rPr>
          <w:rFonts w:ascii="TimesNewRomanPSMT" w:hAnsi="TimesNewRomanPSMT" w:cs="TimesNewRomanPSMT"/>
          <w:i/>
          <w:color w:val="000000" w:themeColor="text1"/>
        </w:rPr>
        <w:t>Life 3.0 Being Human in the Age of Artificial Intelligence</w:t>
      </w:r>
      <w:r w:rsidRPr="00E84907">
        <w:rPr>
          <w:rFonts w:ascii="TimesNewRomanPSMT" w:hAnsi="TimesNewRomanPSMT" w:cs="TimesNewRomanPSMT"/>
          <w:color w:val="000000" w:themeColor="text1"/>
        </w:rPr>
        <w:t>. London: Allen Lane.</w:t>
      </w:r>
    </w:p>
    <w:p w14:paraId="431D3A1C" w14:textId="1168BC8E" w:rsidR="00F767EC" w:rsidRPr="00591618" w:rsidRDefault="00F767EC" w:rsidP="001A187A">
      <w:pPr>
        <w:spacing w:before="60" w:after="40"/>
        <w:rPr>
          <w:rFonts w:eastAsia="Times New Roman"/>
        </w:rPr>
      </w:pPr>
      <w:r>
        <w:rPr>
          <w:rFonts w:eastAsia="Times New Roman"/>
          <w:color w:val="000000" w:themeColor="text1"/>
        </w:rPr>
        <w:t>Turing, A. (1950). C</w:t>
      </w:r>
      <w:r w:rsidRPr="00F767EC">
        <w:rPr>
          <w:rFonts w:eastAsia="Times New Roman"/>
          <w:color w:val="000000" w:themeColor="text1"/>
        </w:rPr>
        <w:t>omputing machinery and intelligence</w:t>
      </w:r>
      <w:r>
        <w:rPr>
          <w:rFonts w:eastAsia="Times New Roman"/>
          <w:color w:val="000000" w:themeColor="text1"/>
        </w:rPr>
        <w:t xml:space="preserve">. </w:t>
      </w:r>
      <w:r w:rsidRPr="00F767EC">
        <w:rPr>
          <w:rFonts w:eastAsia="Times New Roman"/>
          <w:i/>
          <w:color w:val="000000" w:themeColor="text1"/>
        </w:rPr>
        <w:t>Mind</w:t>
      </w:r>
      <w:r>
        <w:rPr>
          <w:rFonts w:eastAsia="Times New Roman"/>
          <w:color w:val="000000" w:themeColor="text1"/>
        </w:rPr>
        <w:t>, LIX (236), 433-460.</w:t>
      </w:r>
      <w:r w:rsidR="00787B9D">
        <w:rPr>
          <w:rFonts w:eastAsia="Times New Roman"/>
          <w:color w:val="000000" w:themeColor="text1"/>
        </w:rPr>
        <w:t xml:space="preserve"> Accessed 16</w:t>
      </w:r>
      <w:r w:rsidR="00787B9D" w:rsidRPr="00787B9D">
        <w:rPr>
          <w:rFonts w:eastAsia="Times New Roman"/>
          <w:color w:val="000000" w:themeColor="text1"/>
          <w:vertAlign w:val="superscript"/>
        </w:rPr>
        <w:t>th</w:t>
      </w:r>
      <w:r w:rsidR="00787B9D">
        <w:rPr>
          <w:rFonts w:eastAsia="Times New Roman"/>
          <w:color w:val="000000" w:themeColor="text1"/>
        </w:rPr>
        <w:t xml:space="preserve"> March 2018.</w:t>
      </w:r>
      <w:r w:rsidR="0062703C">
        <w:rPr>
          <w:rFonts w:eastAsia="Times New Roman"/>
          <w:color w:val="000000" w:themeColor="text1"/>
        </w:rPr>
        <w:t xml:space="preserve"> </w:t>
      </w:r>
      <w:r w:rsidR="00591618" w:rsidRPr="00591618">
        <w:rPr>
          <w:rStyle w:val="apple-converted-space"/>
          <w:rFonts w:eastAsia="Times New Roman"/>
          <w:color w:val="2A2A2A"/>
          <w:sz w:val="27"/>
          <w:szCs w:val="27"/>
          <w:shd w:val="clear" w:color="auto" w:fill="FFFFFF"/>
        </w:rPr>
        <w:t> </w:t>
      </w:r>
      <w:hyperlink r:id="rId18" w:history="1">
        <w:r w:rsidR="00591618" w:rsidRPr="00591618">
          <w:rPr>
            <w:rStyle w:val="Hyperlink"/>
            <w:rFonts w:eastAsia="Times New Roman"/>
            <w:color w:val="006FB7"/>
            <w:bdr w:val="none" w:sz="0" w:space="0" w:color="auto" w:frame="1"/>
          </w:rPr>
          <w:t>https://doi.org/10.1093/mind/LIX.236.433</w:t>
        </w:r>
      </w:hyperlink>
    </w:p>
    <w:p w14:paraId="70D51755" w14:textId="01066070" w:rsidR="000D1381" w:rsidRPr="00E13ABC" w:rsidRDefault="000D1381" w:rsidP="001A187A">
      <w:pPr>
        <w:pStyle w:val="NormalWeb"/>
        <w:spacing w:before="60" w:beforeAutospacing="0" w:after="40" w:afterAutospacing="0"/>
        <w:rPr>
          <w:color w:val="000000" w:themeColor="text1"/>
        </w:rPr>
      </w:pPr>
      <w:r>
        <w:rPr>
          <w:rFonts w:eastAsia="Times New Roman"/>
          <w:color w:val="000000" w:themeColor="text1"/>
        </w:rPr>
        <w:t xml:space="preserve">Warwick, J., &amp; Phelps, B. (1986). </w:t>
      </w:r>
      <w:r w:rsidR="00BA4441">
        <w:rPr>
          <w:rFonts w:eastAsia="Times New Roman"/>
          <w:color w:val="000000" w:themeColor="text1"/>
        </w:rPr>
        <w:t xml:space="preserve">An application of dynamic programming to pattern recognition. </w:t>
      </w:r>
      <w:r w:rsidR="00BA4441" w:rsidRPr="00E84907">
        <w:rPr>
          <w:i/>
          <w:color w:val="000000" w:themeColor="text1"/>
        </w:rPr>
        <w:t>Journal of the Operational Research Society</w:t>
      </w:r>
      <w:r w:rsidR="00BA4441" w:rsidRPr="00E84907">
        <w:rPr>
          <w:color w:val="000000" w:themeColor="text1"/>
        </w:rPr>
        <w:t xml:space="preserve">, </w:t>
      </w:r>
      <w:r w:rsidR="00BA4441">
        <w:rPr>
          <w:i/>
          <w:color w:val="000000" w:themeColor="text1"/>
        </w:rPr>
        <w:t>37</w:t>
      </w:r>
      <w:r w:rsidR="00BA4441">
        <w:rPr>
          <w:color w:val="000000" w:themeColor="text1"/>
        </w:rPr>
        <w:t>(1</w:t>
      </w:r>
      <w:r w:rsidR="00BA4441" w:rsidRPr="00E84907">
        <w:rPr>
          <w:color w:val="000000" w:themeColor="text1"/>
        </w:rPr>
        <w:t>),</w:t>
      </w:r>
      <w:r w:rsidR="00BA4441">
        <w:rPr>
          <w:color w:val="000000" w:themeColor="text1"/>
        </w:rPr>
        <w:t xml:space="preserve"> 35</w:t>
      </w:r>
      <w:r w:rsidR="00BA4441" w:rsidRPr="00E84907">
        <w:rPr>
          <w:color w:val="000000" w:themeColor="text1"/>
        </w:rPr>
        <w:t>-</w:t>
      </w:r>
      <w:r w:rsidR="00BA4441">
        <w:rPr>
          <w:color w:val="000000" w:themeColor="text1"/>
        </w:rPr>
        <w:t>40</w:t>
      </w:r>
      <w:r w:rsidR="00BA4441" w:rsidRPr="00E84907">
        <w:rPr>
          <w:color w:val="000000" w:themeColor="text1"/>
        </w:rPr>
        <w:t>.</w:t>
      </w:r>
    </w:p>
    <w:p w14:paraId="36BF5E5E" w14:textId="39ECFA09" w:rsidR="00BD4029" w:rsidRPr="009379EB" w:rsidRDefault="00BD4029" w:rsidP="001A187A">
      <w:pPr>
        <w:pStyle w:val="NormalWeb"/>
        <w:spacing w:before="60" w:beforeAutospacing="0" w:after="40" w:afterAutospacing="0"/>
        <w:rPr>
          <w:color w:val="000000" w:themeColor="text1"/>
        </w:rPr>
      </w:pPr>
      <w:r>
        <w:rPr>
          <w:rFonts w:eastAsia="Times New Roman"/>
          <w:color w:val="000000" w:themeColor="text1"/>
        </w:rPr>
        <w:t>Wilson</w:t>
      </w:r>
      <w:r w:rsidR="009379EB">
        <w:rPr>
          <w:rFonts w:eastAsia="Times New Roman"/>
          <w:color w:val="000000" w:themeColor="text1"/>
        </w:rPr>
        <w:t xml:space="preserve">, I.D., &amp; Roach, P.A. (2000). Container stowing planning: a method for generating computerised solutions. </w:t>
      </w:r>
      <w:r w:rsidR="009379EB" w:rsidRPr="00E84907">
        <w:rPr>
          <w:i/>
          <w:color w:val="000000" w:themeColor="text1"/>
        </w:rPr>
        <w:t>Journal of the Operational Research Society</w:t>
      </w:r>
      <w:r w:rsidR="009379EB" w:rsidRPr="00E84907">
        <w:rPr>
          <w:color w:val="000000" w:themeColor="text1"/>
        </w:rPr>
        <w:t xml:space="preserve">, </w:t>
      </w:r>
      <w:r w:rsidR="009379EB" w:rsidRPr="00E84907">
        <w:rPr>
          <w:i/>
          <w:color w:val="000000" w:themeColor="text1"/>
        </w:rPr>
        <w:t>5</w:t>
      </w:r>
      <w:r w:rsidR="009379EB">
        <w:rPr>
          <w:i/>
          <w:color w:val="000000" w:themeColor="text1"/>
        </w:rPr>
        <w:t>1</w:t>
      </w:r>
      <w:r w:rsidR="009379EB">
        <w:rPr>
          <w:color w:val="000000" w:themeColor="text1"/>
        </w:rPr>
        <w:t>(11</w:t>
      </w:r>
      <w:r w:rsidR="009379EB" w:rsidRPr="00E84907">
        <w:rPr>
          <w:color w:val="000000" w:themeColor="text1"/>
        </w:rPr>
        <w:t xml:space="preserve">), </w:t>
      </w:r>
      <w:r w:rsidR="009379EB">
        <w:rPr>
          <w:color w:val="000000" w:themeColor="text1"/>
        </w:rPr>
        <w:t>1248</w:t>
      </w:r>
      <w:r w:rsidR="009379EB" w:rsidRPr="00E84907">
        <w:rPr>
          <w:color w:val="000000" w:themeColor="text1"/>
        </w:rPr>
        <w:t>-</w:t>
      </w:r>
      <w:r w:rsidR="009379EB">
        <w:rPr>
          <w:color w:val="000000" w:themeColor="text1"/>
        </w:rPr>
        <w:t>1255</w:t>
      </w:r>
      <w:r w:rsidR="009379EB" w:rsidRPr="00E84907">
        <w:rPr>
          <w:color w:val="000000" w:themeColor="text1"/>
        </w:rPr>
        <w:t>.</w:t>
      </w:r>
    </w:p>
    <w:p w14:paraId="7DD09E4E" w14:textId="3990E440" w:rsidR="00136750" w:rsidRPr="000B3F8D" w:rsidRDefault="000B3F8D" w:rsidP="001A187A">
      <w:pPr>
        <w:pStyle w:val="NormalWeb"/>
        <w:spacing w:before="60" w:beforeAutospacing="0" w:after="40" w:afterAutospacing="0"/>
        <w:rPr>
          <w:color w:val="000000" w:themeColor="text1"/>
        </w:rPr>
      </w:pPr>
      <w:r>
        <w:rPr>
          <w:rFonts w:eastAsia="Times New Roman"/>
          <w:color w:val="000000" w:themeColor="text1"/>
        </w:rPr>
        <w:t xml:space="preserve">Wright, M.B. (1991). Scheduling English cricket umpires. </w:t>
      </w:r>
      <w:r w:rsidRPr="00E84907">
        <w:rPr>
          <w:i/>
          <w:color w:val="000000" w:themeColor="text1"/>
        </w:rPr>
        <w:t>Journal of the Operational Research Society</w:t>
      </w:r>
      <w:r w:rsidRPr="00E84907">
        <w:rPr>
          <w:color w:val="000000" w:themeColor="text1"/>
        </w:rPr>
        <w:t xml:space="preserve">, </w:t>
      </w:r>
      <w:r>
        <w:rPr>
          <w:i/>
          <w:color w:val="000000" w:themeColor="text1"/>
        </w:rPr>
        <w:t>42</w:t>
      </w:r>
      <w:r>
        <w:rPr>
          <w:color w:val="000000" w:themeColor="text1"/>
        </w:rPr>
        <w:t>(6</w:t>
      </w:r>
      <w:r w:rsidRPr="00E84907">
        <w:rPr>
          <w:color w:val="000000" w:themeColor="text1"/>
        </w:rPr>
        <w:t>),</w:t>
      </w:r>
      <w:r>
        <w:rPr>
          <w:color w:val="000000" w:themeColor="text1"/>
        </w:rPr>
        <w:t xml:space="preserve"> 447-452</w:t>
      </w:r>
      <w:r w:rsidRPr="00E84907">
        <w:rPr>
          <w:color w:val="000000" w:themeColor="text1"/>
        </w:rPr>
        <w:t>.</w:t>
      </w:r>
    </w:p>
    <w:p w14:paraId="74F08D03" w14:textId="5BF519B0" w:rsidR="00E13ABC" w:rsidRPr="00E13ABC" w:rsidRDefault="00E13ABC" w:rsidP="001A187A">
      <w:pPr>
        <w:pStyle w:val="NormalWeb"/>
        <w:spacing w:before="60" w:beforeAutospacing="0" w:after="40" w:afterAutospacing="0"/>
        <w:rPr>
          <w:color w:val="000000" w:themeColor="text1"/>
        </w:rPr>
      </w:pPr>
      <w:proofErr w:type="spellStart"/>
      <w:r>
        <w:rPr>
          <w:rFonts w:eastAsia="Times New Roman"/>
          <w:color w:val="000000" w:themeColor="text1"/>
        </w:rPr>
        <w:t>Zong</w:t>
      </w:r>
      <w:proofErr w:type="spellEnd"/>
      <w:r>
        <w:rPr>
          <w:rFonts w:eastAsia="Times New Roman"/>
          <w:color w:val="000000" w:themeColor="text1"/>
        </w:rPr>
        <w:t xml:space="preserve">-Chang, Y, Hong, K., Ji-Sheng, X., &amp; Hang, S. (2015). Artificial immune algorithm-based credit evaluation for mobile telephone customers. </w:t>
      </w:r>
      <w:r w:rsidRPr="00E84907">
        <w:rPr>
          <w:i/>
          <w:color w:val="000000" w:themeColor="text1"/>
        </w:rPr>
        <w:t>Journal of the Operational Research Society</w:t>
      </w:r>
      <w:r w:rsidRPr="00E84907">
        <w:rPr>
          <w:color w:val="000000" w:themeColor="text1"/>
        </w:rPr>
        <w:t xml:space="preserve">, </w:t>
      </w:r>
      <w:r>
        <w:rPr>
          <w:i/>
          <w:color w:val="000000" w:themeColor="text1"/>
        </w:rPr>
        <w:t>66</w:t>
      </w:r>
      <w:r>
        <w:rPr>
          <w:color w:val="000000" w:themeColor="text1"/>
        </w:rPr>
        <w:t>(9</w:t>
      </w:r>
      <w:r w:rsidRPr="00E84907">
        <w:rPr>
          <w:color w:val="000000" w:themeColor="text1"/>
        </w:rPr>
        <w:t>),</w:t>
      </w:r>
      <w:r>
        <w:rPr>
          <w:color w:val="000000" w:themeColor="text1"/>
        </w:rPr>
        <w:t xml:space="preserve"> 1533-1541</w:t>
      </w:r>
      <w:r w:rsidRPr="00E84907">
        <w:rPr>
          <w:color w:val="000000" w:themeColor="text1"/>
        </w:rPr>
        <w:t>.</w:t>
      </w:r>
    </w:p>
    <w:p w14:paraId="14929909" w14:textId="541AE476" w:rsidR="008C632D" w:rsidRDefault="00F006D1" w:rsidP="001A187A">
      <w:pPr>
        <w:spacing w:before="60" w:after="40"/>
        <w:rPr>
          <w:rFonts w:eastAsia="Times New Roman"/>
          <w:color w:val="000000" w:themeColor="text1"/>
        </w:rPr>
      </w:pPr>
      <w:proofErr w:type="spellStart"/>
      <w:r w:rsidRPr="00E84907">
        <w:rPr>
          <w:rFonts w:eastAsia="Times New Roman"/>
          <w:color w:val="000000" w:themeColor="text1"/>
        </w:rPr>
        <w:t>Zuboff</w:t>
      </w:r>
      <w:proofErr w:type="spellEnd"/>
      <w:r w:rsidRPr="00E84907">
        <w:rPr>
          <w:rFonts w:eastAsia="Times New Roman"/>
          <w:color w:val="000000" w:themeColor="text1"/>
        </w:rPr>
        <w:t xml:space="preserve">, S. (1988). </w:t>
      </w:r>
      <w:r w:rsidRPr="00E84907">
        <w:rPr>
          <w:rFonts w:eastAsia="Times New Roman"/>
          <w:i/>
          <w:color w:val="000000" w:themeColor="text1"/>
        </w:rPr>
        <w:t>In the Age of the Smart Machine: The Future of Power and Work</w:t>
      </w:r>
      <w:r w:rsidRPr="00E84907">
        <w:rPr>
          <w:rFonts w:eastAsia="Times New Roman"/>
          <w:color w:val="000000" w:themeColor="text1"/>
        </w:rPr>
        <w:t>. Oxford: Heinemann.</w:t>
      </w:r>
    </w:p>
    <w:p w14:paraId="2B853745" w14:textId="5C3CD602" w:rsidR="0047321B" w:rsidRPr="00E84907" w:rsidRDefault="007C3F7E" w:rsidP="00283534">
      <w:pPr>
        <w:pStyle w:val="NormalWeb"/>
        <w:spacing w:before="60" w:beforeAutospacing="0" w:after="40" w:afterAutospacing="0"/>
        <w:rPr>
          <w:color w:val="000000" w:themeColor="text1"/>
        </w:rPr>
      </w:pPr>
      <w:proofErr w:type="spellStart"/>
      <w:r>
        <w:rPr>
          <w:color w:val="000000" w:themeColor="text1"/>
        </w:rPr>
        <w:t>Zuboff</w:t>
      </w:r>
      <w:proofErr w:type="spellEnd"/>
      <w:r>
        <w:rPr>
          <w:color w:val="000000" w:themeColor="text1"/>
        </w:rPr>
        <w:t>,</w:t>
      </w:r>
      <w:r w:rsidR="008A529C">
        <w:rPr>
          <w:color w:val="000000" w:themeColor="text1"/>
        </w:rPr>
        <w:t xml:space="preserve"> S</w:t>
      </w:r>
      <w:r>
        <w:rPr>
          <w:color w:val="000000" w:themeColor="text1"/>
        </w:rPr>
        <w:t>. (2019). The Age of Surveillance Capitalism: The Fight for a Human Future at the New Frontier of Power. New York: Public Affairs.</w:t>
      </w:r>
    </w:p>
    <w:sectPr w:rsidR="0047321B" w:rsidRPr="00E84907" w:rsidSect="00673514">
      <w:footerReference w:type="even" r:id="rId19"/>
      <w:footerReference w:type="default" r:id="rId20"/>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0954CE" w14:textId="77777777" w:rsidR="007958BC" w:rsidRDefault="007958BC" w:rsidP="00D4487D">
      <w:r>
        <w:separator/>
      </w:r>
    </w:p>
  </w:endnote>
  <w:endnote w:type="continuationSeparator" w:id="0">
    <w:p w14:paraId="711320EE" w14:textId="77777777" w:rsidR="007958BC" w:rsidRDefault="007958BC" w:rsidP="00D44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NewRomanPSMT">
    <w:charset w:val="00"/>
    <w:family w:val="auto"/>
    <w:pitch w:val="variable"/>
    <w:sig w:usb0="E0002AEF" w:usb1="C0007841" w:usb2="00000009" w:usb3="00000000" w:csb0="000001FF" w:csb1="00000000"/>
  </w:font>
  <w:font w:name="TimesNewRomanPS">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3766F1" w14:textId="77777777" w:rsidR="008A529C" w:rsidRDefault="008A529C" w:rsidP="002F5F3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544065" w14:textId="77777777" w:rsidR="008A529C" w:rsidRDefault="008A529C" w:rsidP="00D4487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A366EA" w14:textId="77777777" w:rsidR="008A529C" w:rsidRDefault="008A529C" w:rsidP="002F5F3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701D1">
      <w:rPr>
        <w:rStyle w:val="PageNumber"/>
        <w:noProof/>
      </w:rPr>
      <w:t>23</w:t>
    </w:r>
    <w:r>
      <w:rPr>
        <w:rStyle w:val="PageNumber"/>
      </w:rPr>
      <w:fldChar w:fldCharType="end"/>
    </w:r>
  </w:p>
  <w:p w14:paraId="2E0C79A4" w14:textId="77777777" w:rsidR="008A529C" w:rsidRDefault="008A529C" w:rsidP="00D4487D">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0FB6DD" w14:textId="77777777" w:rsidR="007958BC" w:rsidRDefault="007958BC" w:rsidP="00D4487D">
      <w:r>
        <w:separator/>
      </w:r>
    </w:p>
  </w:footnote>
  <w:footnote w:type="continuationSeparator" w:id="0">
    <w:p w14:paraId="31F9F9E1" w14:textId="77777777" w:rsidR="007958BC" w:rsidRDefault="007958BC" w:rsidP="00D4487D">
      <w:r>
        <w:continuationSeparator/>
      </w:r>
    </w:p>
  </w:footnote>
  <w:footnote w:id="1">
    <w:p w14:paraId="793E4097" w14:textId="2B65B150" w:rsidR="008A529C" w:rsidRPr="00A73583" w:rsidRDefault="008A529C">
      <w:pPr>
        <w:pStyle w:val="FootnoteText"/>
        <w:rPr>
          <w:rFonts w:ascii="Times New Roman" w:hAnsi="Times New Roman" w:cs="Times New Roman"/>
          <w:lang w:val="en-US"/>
        </w:rPr>
      </w:pPr>
      <w:r>
        <w:rPr>
          <w:rStyle w:val="FootnoteReference"/>
        </w:rPr>
        <w:footnoteRef/>
      </w:r>
      <w:r>
        <w:t xml:space="preserve"> </w:t>
      </w:r>
      <w:r w:rsidRPr="00A73583">
        <w:rPr>
          <w:rFonts w:ascii="Times New Roman" w:hAnsi="Times New Roman" w:cs="Times New Roman"/>
          <w:lang w:val="en-US"/>
        </w:rPr>
        <w:t>The paper is an extended version of the Operational Research Society’s 2018 Beale Lecture delivered on 22</w:t>
      </w:r>
      <w:r w:rsidRPr="00A73583">
        <w:rPr>
          <w:rFonts w:ascii="Times New Roman" w:hAnsi="Times New Roman" w:cs="Times New Roman"/>
          <w:vertAlign w:val="superscript"/>
          <w:lang w:val="en-US"/>
        </w:rPr>
        <w:t>nd</w:t>
      </w:r>
      <w:r w:rsidRPr="00A73583">
        <w:rPr>
          <w:rFonts w:ascii="Times New Roman" w:hAnsi="Times New Roman" w:cs="Times New Roman"/>
          <w:lang w:val="en-US"/>
        </w:rPr>
        <w:t xml:space="preserve"> March 2018 at the Royal Society, London.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22374"/>
    <w:multiLevelType w:val="hybridMultilevel"/>
    <w:tmpl w:val="5B1E09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0166A75"/>
    <w:multiLevelType w:val="hybridMultilevel"/>
    <w:tmpl w:val="950EDDFE"/>
    <w:lvl w:ilvl="0" w:tplc="133C3012">
      <w:start w:val="1"/>
      <w:numFmt w:val="lowerRoman"/>
      <w:lvlText w:val="d%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5BD4669"/>
    <w:multiLevelType w:val="hybridMultilevel"/>
    <w:tmpl w:val="ABA0BD06"/>
    <w:lvl w:ilvl="0" w:tplc="49082AAE">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9515FE7"/>
    <w:multiLevelType w:val="hybridMultilevel"/>
    <w:tmpl w:val="71BE168C"/>
    <w:lvl w:ilvl="0" w:tplc="645820B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D83D8A"/>
    <w:multiLevelType w:val="hybridMultilevel"/>
    <w:tmpl w:val="45F435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0425DBA"/>
    <w:multiLevelType w:val="multilevel"/>
    <w:tmpl w:val="F78C7706"/>
    <w:lvl w:ilvl="0">
      <w:start w:val="2016"/>
      <w:numFmt w:val="decimal"/>
      <w:lvlText w:val="%1"/>
      <w:lvlJc w:val="left"/>
      <w:pPr>
        <w:ind w:left="1040" w:hanging="1040"/>
      </w:pPr>
      <w:rPr>
        <w:rFonts w:hint="default"/>
      </w:rPr>
    </w:lvl>
    <w:lvl w:ilvl="1">
      <w:start w:val="2017"/>
      <w:numFmt w:val="decimal"/>
      <w:lvlText w:val="%1-%2"/>
      <w:lvlJc w:val="left"/>
      <w:pPr>
        <w:ind w:left="1040" w:hanging="1040"/>
      </w:pPr>
      <w:rPr>
        <w:rFonts w:hint="default"/>
      </w:rPr>
    </w:lvl>
    <w:lvl w:ilvl="2">
      <w:start w:val="1"/>
      <w:numFmt w:val="decimal"/>
      <w:lvlText w:val="%1-%2.%3"/>
      <w:lvlJc w:val="left"/>
      <w:pPr>
        <w:ind w:left="1040" w:hanging="1040"/>
      </w:pPr>
      <w:rPr>
        <w:rFonts w:hint="default"/>
      </w:rPr>
    </w:lvl>
    <w:lvl w:ilvl="3">
      <w:start w:val="1"/>
      <w:numFmt w:val="decimal"/>
      <w:lvlText w:val="%1-%2.%3.%4"/>
      <w:lvlJc w:val="left"/>
      <w:pPr>
        <w:ind w:left="1040" w:hanging="10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7AC94631"/>
    <w:multiLevelType w:val="hybridMultilevel"/>
    <w:tmpl w:val="E228B5D6"/>
    <w:lvl w:ilvl="0" w:tplc="C0E477E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B110C8F"/>
    <w:multiLevelType w:val="multilevel"/>
    <w:tmpl w:val="FCC0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6"/>
  </w:num>
  <w:num w:numId="4">
    <w:abstractNumId w:val="2"/>
  </w:num>
  <w:num w:numId="5">
    <w:abstractNumId w:val="4"/>
  </w:num>
  <w:num w:numId="6">
    <w:abstractNumId w:val="1"/>
  </w:num>
  <w:num w:numId="7">
    <w:abstractNumId w:val="3"/>
  </w:num>
  <w:num w:numId="8">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8"/>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3A6"/>
    <w:rsid w:val="00000CDB"/>
    <w:rsid w:val="000019CB"/>
    <w:rsid w:val="00002992"/>
    <w:rsid w:val="00005970"/>
    <w:rsid w:val="00005AC3"/>
    <w:rsid w:val="00007118"/>
    <w:rsid w:val="000071EC"/>
    <w:rsid w:val="00010133"/>
    <w:rsid w:val="00011272"/>
    <w:rsid w:val="00011952"/>
    <w:rsid w:val="000121BA"/>
    <w:rsid w:val="000135E3"/>
    <w:rsid w:val="000137D9"/>
    <w:rsid w:val="00013EA7"/>
    <w:rsid w:val="00013EBC"/>
    <w:rsid w:val="00014662"/>
    <w:rsid w:val="00016197"/>
    <w:rsid w:val="00016242"/>
    <w:rsid w:val="0001649E"/>
    <w:rsid w:val="00017B31"/>
    <w:rsid w:val="00023136"/>
    <w:rsid w:val="000243F9"/>
    <w:rsid w:val="000244E7"/>
    <w:rsid w:val="00025204"/>
    <w:rsid w:val="0002602C"/>
    <w:rsid w:val="00026131"/>
    <w:rsid w:val="00026972"/>
    <w:rsid w:val="000279AA"/>
    <w:rsid w:val="00031C92"/>
    <w:rsid w:val="00033A50"/>
    <w:rsid w:val="00035608"/>
    <w:rsid w:val="00035BE9"/>
    <w:rsid w:val="00043A7C"/>
    <w:rsid w:val="00044122"/>
    <w:rsid w:val="00044904"/>
    <w:rsid w:val="000463CD"/>
    <w:rsid w:val="00050BCC"/>
    <w:rsid w:val="000518B9"/>
    <w:rsid w:val="00052DDE"/>
    <w:rsid w:val="00054906"/>
    <w:rsid w:val="00055419"/>
    <w:rsid w:val="0006001C"/>
    <w:rsid w:val="0006031E"/>
    <w:rsid w:val="0006152E"/>
    <w:rsid w:val="00062449"/>
    <w:rsid w:val="00064690"/>
    <w:rsid w:val="000718BC"/>
    <w:rsid w:val="00075B60"/>
    <w:rsid w:val="00075F79"/>
    <w:rsid w:val="00076002"/>
    <w:rsid w:val="00082B42"/>
    <w:rsid w:val="0008338A"/>
    <w:rsid w:val="00085295"/>
    <w:rsid w:val="000868DC"/>
    <w:rsid w:val="000879F8"/>
    <w:rsid w:val="000906D5"/>
    <w:rsid w:val="00091AA3"/>
    <w:rsid w:val="00091F22"/>
    <w:rsid w:val="00095BA1"/>
    <w:rsid w:val="00095DBF"/>
    <w:rsid w:val="00096AA8"/>
    <w:rsid w:val="0009795F"/>
    <w:rsid w:val="000A10FE"/>
    <w:rsid w:val="000A248C"/>
    <w:rsid w:val="000A2D55"/>
    <w:rsid w:val="000A40C6"/>
    <w:rsid w:val="000A4285"/>
    <w:rsid w:val="000A694C"/>
    <w:rsid w:val="000A6F4B"/>
    <w:rsid w:val="000B0523"/>
    <w:rsid w:val="000B2819"/>
    <w:rsid w:val="000B3F8D"/>
    <w:rsid w:val="000B770E"/>
    <w:rsid w:val="000B7BAB"/>
    <w:rsid w:val="000C03AA"/>
    <w:rsid w:val="000C0931"/>
    <w:rsid w:val="000C42A1"/>
    <w:rsid w:val="000C42E7"/>
    <w:rsid w:val="000C4AFB"/>
    <w:rsid w:val="000C595E"/>
    <w:rsid w:val="000C60C8"/>
    <w:rsid w:val="000C6D7C"/>
    <w:rsid w:val="000D12DE"/>
    <w:rsid w:val="000D1381"/>
    <w:rsid w:val="000D288E"/>
    <w:rsid w:val="000D37F1"/>
    <w:rsid w:val="000D4873"/>
    <w:rsid w:val="000D5D82"/>
    <w:rsid w:val="000E07BA"/>
    <w:rsid w:val="000E31EF"/>
    <w:rsid w:val="000E394A"/>
    <w:rsid w:val="000E3CFF"/>
    <w:rsid w:val="000F259F"/>
    <w:rsid w:val="000F3060"/>
    <w:rsid w:val="000F3531"/>
    <w:rsid w:val="000F58EB"/>
    <w:rsid w:val="000F64DB"/>
    <w:rsid w:val="000F6B4F"/>
    <w:rsid w:val="000F70A6"/>
    <w:rsid w:val="0010025E"/>
    <w:rsid w:val="001036AE"/>
    <w:rsid w:val="00105C84"/>
    <w:rsid w:val="00105E9B"/>
    <w:rsid w:val="00110728"/>
    <w:rsid w:val="001146BE"/>
    <w:rsid w:val="00116457"/>
    <w:rsid w:val="00120EC0"/>
    <w:rsid w:val="001217CD"/>
    <w:rsid w:val="0012245F"/>
    <w:rsid w:val="0012361B"/>
    <w:rsid w:val="00124FC7"/>
    <w:rsid w:val="001257C0"/>
    <w:rsid w:val="00125D9C"/>
    <w:rsid w:val="0012769C"/>
    <w:rsid w:val="00131165"/>
    <w:rsid w:val="00131D6E"/>
    <w:rsid w:val="001351B7"/>
    <w:rsid w:val="001359DD"/>
    <w:rsid w:val="00135ED2"/>
    <w:rsid w:val="001365B1"/>
    <w:rsid w:val="00136750"/>
    <w:rsid w:val="0014030C"/>
    <w:rsid w:val="001410D6"/>
    <w:rsid w:val="00141A22"/>
    <w:rsid w:val="001451EF"/>
    <w:rsid w:val="00145848"/>
    <w:rsid w:val="0014598E"/>
    <w:rsid w:val="0014622A"/>
    <w:rsid w:val="00147A5D"/>
    <w:rsid w:val="0015178F"/>
    <w:rsid w:val="001521F2"/>
    <w:rsid w:val="00154523"/>
    <w:rsid w:val="00154D1C"/>
    <w:rsid w:val="0015618A"/>
    <w:rsid w:val="0015642C"/>
    <w:rsid w:val="00156478"/>
    <w:rsid w:val="00157173"/>
    <w:rsid w:val="00160D41"/>
    <w:rsid w:val="001626CC"/>
    <w:rsid w:val="001634EA"/>
    <w:rsid w:val="00165693"/>
    <w:rsid w:val="00166389"/>
    <w:rsid w:val="00166B67"/>
    <w:rsid w:val="00166C14"/>
    <w:rsid w:val="00170B89"/>
    <w:rsid w:val="00171463"/>
    <w:rsid w:val="00172120"/>
    <w:rsid w:val="00175764"/>
    <w:rsid w:val="00175AD0"/>
    <w:rsid w:val="00180C2C"/>
    <w:rsid w:val="00180F23"/>
    <w:rsid w:val="00181FE5"/>
    <w:rsid w:val="0018237B"/>
    <w:rsid w:val="00183876"/>
    <w:rsid w:val="00183C55"/>
    <w:rsid w:val="0018604E"/>
    <w:rsid w:val="00190B0A"/>
    <w:rsid w:val="00191153"/>
    <w:rsid w:val="00193D6E"/>
    <w:rsid w:val="00193FAC"/>
    <w:rsid w:val="00194274"/>
    <w:rsid w:val="00195A99"/>
    <w:rsid w:val="0019709C"/>
    <w:rsid w:val="0019717E"/>
    <w:rsid w:val="001A087C"/>
    <w:rsid w:val="001A1732"/>
    <w:rsid w:val="001A187A"/>
    <w:rsid w:val="001A1EBB"/>
    <w:rsid w:val="001A3F76"/>
    <w:rsid w:val="001A5669"/>
    <w:rsid w:val="001A5F67"/>
    <w:rsid w:val="001A78D9"/>
    <w:rsid w:val="001B50F3"/>
    <w:rsid w:val="001B5725"/>
    <w:rsid w:val="001B57BC"/>
    <w:rsid w:val="001B5D4F"/>
    <w:rsid w:val="001C0B6B"/>
    <w:rsid w:val="001C1F0E"/>
    <w:rsid w:val="001C20CF"/>
    <w:rsid w:val="001C4466"/>
    <w:rsid w:val="001C5AEF"/>
    <w:rsid w:val="001C5D12"/>
    <w:rsid w:val="001C686D"/>
    <w:rsid w:val="001C7C37"/>
    <w:rsid w:val="001C7D4C"/>
    <w:rsid w:val="001D122F"/>
    <w:rsid w:val="001D2D34"/>
    <w:rsid w:val="001D4CA7"/>
    <w:rsid w:val="001D53C9"/>
    <w:rsid w:val="001D5B64"/>
    <w:rsid w:val="001D7633"/>
    <w:rsid w:val="001D7C96"/>
    <w:rsid w:val="001E0F47"/>
    <w:rsid w:val="001E2678"/>
    <w:rsid w:val="001E3F32"/>
    <w:rsid w:val="001E4524"/>
    <w:rsid w:val="001E459D"/>
    <w:rsid w:val="001E4A15"/>
    <w:rsid w:val="001E5D27"/>
    <w:rsid w:val="001E7F2A"/>
    <w:rsid w:val="001F0582"/>
    <w:rsid w:val="001F296E"/>
    <w:rsid w:val="001F2D54"/>
    <w:rsid w:val="001F337B"/>
    <w:rsid w:val="001F3C67"/>
    <w:rsid w:val="001F5560"/>
    <w:rsid w:val="001F55E5"/>
    <w:rsid w:val="002009D4"/>
    <w:rsid w:val="002038F8"/>
    <w:rsid w:val="002041E9"/>
    <w:rsid w:val="00204307"/>
    <w:rsid w:val="002044EA"/>
    <w:rsid w:val="0020575E"/>
    <w:rsid w:val="00205F82"/>
    <w:rsid w:val="0020612D"/>
    <w:rsid w:val="00210703"/>
    <w:rsid w:val="0021196A"/>
    <w:rsid w:val="0021388F"/>
    <w:rsid w:val="002143B9"/>
    <w:rsid w:val="0021590C"/>
    <w:rsid w:val="00221926"/>
    <w:rsid w:val="0022243E"/>
    <w:rsid w:val="00222807"/>
    <w:rsid w:val="00224F2C"/>
    <w:rsid w:val="002254BE"/>
    <w:rsid w:val="002266D3"/>
    <w:rsid w:val="002274E4"/>
    <w:rsid w:val="00227A3A"/>
    <w:rsid w:val="00231CFC"/>
    <w:rsid w:val="002326DA"/>
    <w:rsid w:val="00233289"/>
    <w:rsid w:val="002338C5"/>
    <w:rsid w:val="00235B5E"/>
    <w:rsid w:val="00237D24"/>
    <w:rsid w:val="00237D92"/>
    <w:rsid w:val="00237E52"/>
    <w:rsid w:val="00240975"/>
    <w:rsid w:val="00240AC7"/>
    <w:rsid w:val="002451B6"/>
    <w:rsid w:val="002453C7"/>
    <w:rsid w:val="0024646C"/>
    <w:rsid w:val="00246F75"/>
    <w:rsid w:val="00247A1C"/>
    <w:rsid w:val="00247EF4"/>
    <w:rsid w:val="00250222"/>
    <w:rsid w:val="00250C56"/>
    <w:rsid w:val="00251BEB"/>
    <w:rsid w:val="00254754"/>
    <w:rsid w:val="00256047"/>
    <w:rsid w:val="00256DD8"/>
    <w:rsid w:val="002608A5"/>
    <w:rsid w:val="00260E7D"/>
    <w:rsid w:val="00262B3B"/>
    <w:rsid w:val="0026357C"/>
    <w:rsid w:val="002646E4"/>
    <w:rsid w:val="00264F7F"/>
    <w:rsid w:val="002670B3"/>
    <w:rsid w:val="002702AB"/>
    <w:rsid w:val="00275DA2"/>
    <w:rsid w:val="00276BB0"/>
    <w:rsid w:val="0028002E"/>
    <w:rsid w:val="00282621"/>
    <w:rsid w:val="00283534"/>
    <w:rsid w:val="00283B5F"/>
    <w:rsid w:val="002865E0"/>
    <w:rsid w:val="00286AEC"/>
    <w:rsid w:val="00286B9E"/>
    <w:rsid w:val="00286F1A"/>
    <w:rsid w:val="00287847"/>
    <w:rsid w:val="00287C38"/>
    <w:rsid w:val="002917EA"/>
    <w:rsid w:val="00293DB2"/>
    <w:rsid w:val="00296A07"/>
    <w:rsid w:val="00297517"/>
    <w:rsid w:val="00297FA5"/>
    <w:rsid w:val="002A0BEC"/>
    <w:rsid w:val="002A123F"/>
    <w:rsid w:val="002A20C5"/>
    <w:rsid w:val="002A2DE2"/>
    <w:rsid w:val="002A33C3"/>
    <w:rsid w:val="002A4465"/>
    <w:rsid w:val="002A48E8"/>
    <w:rsid w:val="002A56F7"/>
    <w:rsid w:val="002A6480"/>
    <w:rsid w:val="002A667B"/>
    <w:rsid w:val="002A6F81"/>
    <w:rsid w:val="002B6CEF"/>
    <w:rsid w:val="002B7F2D"/>
    <w:rsid w:val="002C137B"/>
    <w:rsid w:val="002C3504"/>
    <w:rsid w:val="002C408D"/>
    <w:rsid w:val="002C6C51"/>
    <w:rsid w:val="002C6D1C"/>
    <w:rsid w:val="002C6D67"/>
    <w:rsid w:val="002C733A"/>
    <w:rsid w:val="002C7F1E"/>
    <w:rsid w:val="002D1019"/>
    <w:rsid w:val="002D1A23"/>
    <w:rsid w:val="002D2528"/>
    <w:rsid w:val="002D5873"/>
    <w:rsid w:val="002E0335"/>
    <w:rsid w:val="002E194B"/>
    <w:rsid w:val="002E6D40"/>
    <w:rsid w:val="002F12EE"/>
    <w:rsid w:val="002F2036"/>
    <w:rsid w:val="002F2863"/>
    <w:rsid w:val="002F2965"/>
    <w:rsid w:val="002F2F9A"/>
    <w:rsid w:val="002F3E0E"/>
    <w:rsid w:val="002F419D"/>
    <w:rsid w:val="002F479C"/>
    <w:rsid w:val="002F4FA6"/>
    <w:rsid w:val="002F5738"/>
    <w:rsid w:val="002F57CF"/>
    <w:rsid w:val="002F5F3F"/>
    <w:rsid w:val="00300558"/>
    <w:rsid w:val="003008BB"/>
    <w:rsid w:val="00300A0B"/>
    <w:rsid w:val="00301421"/>
    <w:rsid w:val="00301E13"/>
    <w:rsid w:val="003022E8"/>
    <w:rsid w:val="00302869"/>
    <w:rsid w:val="003054AE"/>
    <w:rsid w:val="00306021"/>
    <w:rsid w:val="0030659C"/>
    <w:rsid w:val="00307596"/>
    <w:rsid w:val="00310F76"/>
    <w:rsid w:val="00311400"/>
    <w:rsid w:val="003114DE"/>
    <w:rsid w:val="003115D6"/>
    <w:rsid w:val="0031547A"/>
    <w:rsid w:val="00320057"/>
    <w:rsid w:val="003207F3"/>
    <w:rsid w:val="00321F02"/>
    <w:rsid w:val="00321FF4"/>
    <w:rsid w:val="003226D3"/>
    <w:rsid w:val="00322FB5"/>
    <w:rsid w:val="003248E0"/>
    <w:rsid w:val="00324BFB"/>
    <w:rsid w:val="003251CB"/>
    <w:rsid w:val="00325AA1"/>
    <w:rsid w:val="0032723A"/>
    <w:rsid w:val="003274DA"/>
    <w:rsid w:val="00335CFE"/>
    <w:rsid w:val="00335EEE"/>
    <w:rsid w:val="00336DAF"/>
    <w:rsid w:val="00340285"/>
    <w:rsid w:val="00342D0D"/>
    <w:rsid w:val="0034514C"/>
    <w:rsid w:val="00345DDE"/>
    <w:rsid w:val="00345F00"/>
    <w:rsid w:val="0034654E"/>
    <w:rsid w:val="00347667"/>
    <w:rsid w:val="003509D5"/>
    <w:rsid w:val="0035522F"/>
    <w:rsid w:val="00355699"/>
    <w:rsid w:val="00356235"/>
    <w:rsid w:val="003573FE"/>
    <w:rsid w:val="003614A1"/>
    <w:rsid w:val="0036709E"/>
    <w:rsid w:val="00367361"/>
    <w:rsid w:val="00370506"/>
    <w:rsid w:val="0037281D"/>
    <w:rsid w:val="0037281F"/>
    <w:rsid w:val="003769AD"/>
    <w:rsid w:val="003815F4"/>
    <w:rsid w:val="00383020"/>
    <w:rsid w:val="00383039"/>
    <w:rsid w:val="00383314"/>
    <w:rsid w:val="00383DA9"/>
    <w:rsid w:val="003844CE"/>
    <w:rsid w:val="00384945"/>
    <w:rsid w:val="003859EB"/>
    <w:rsid w:val="00385DD2"/>
    <w:rsid w:val="003868A8"/>
    <w:rsid w:val="00386DC3"/>
    <w:rsid w:val="00387577"/>
    <w:rsid w:val="0039064C"/>
    <w:rsid w:val="003915DD"/>
    <w:rsid w:val="00391FBD"/>
    <w:rsid w:val="00392496"/>
    <w:rsid w:val="00394768"/>
    <w:rsid w:val="00397501"/>
    <w:rsid w:val="003A049F"/>
    <w:rsid w:val="003A14DC"/>
    <w:rsid w:val="003A1A87"/>
    <w:rsid w:val="003A1D30"/>
    <w:rsid w:val="003A2C44"/>
    <w:rsid w:val="003A6E67"/>
    <w:rsid w:val="003B0313"/>
    <w:rsid w:val="003B03DF"/>
    <w:rsid w:val="003B1E40"/>
    <w:rsid w:val="003B2EB7"/>
    <w:rsid w:val="003B3318"/>
    <w:rsid w:val="003B468F"/>
    <w:rsid w:val="003B6963"/>
    <w:rsid w:val="003B6D54"/>
    <w:rsid w:val="003C0DCB"/>
    <w:rsid w:val="003C3610"/>
    <w:rsid w:val="003C594D"/>
    <w:rsid w:val="003C7035"/>
    <w:rsid w:val="003D00D1"/>
    <w:rsid w:val="003D0B7A"/>
    <w:rsid w:val="003D196C"/>
    <w:rsid w:val="003D56A8"/>
    <w:rsid w:val="003D5A58"/>
    <w:rsid w:val="003D636D"/>
    <w:rsid w:val="003D63AC"/>
    <w:rsid w:val="003D6D9F"/>
    <w:rsid w:val="003E127B"/>
    <w:rsid w:val="003E3DAE"/>
    <w:rsid w:val="003E4CFC"/>
    <w:rsid w:val="003E6806"/>
    <w:rsid w:val="003E711E"/>
    <w:rsid w:val="003E7ACE"/>
    <w:rsid w:val="003F33EF"/>
    <w:rsid w:val="003F4109"/>
    <w:rsid w:val="003F42E0"/>
    <w:rsid w:val="003F6BAD"/>
    <w:rsid w:val="003F6F20"/>
    <w:rsid w:val="003F6FF2"/>
    <w:rsid w:val="003F74B7"/>
    <w:rsid w:val="003F762D"/>
    <w:rsid w:val="00403CDD"/>
    <w:rsid w:val="00403D2A"/>
    <w:rsid w:val="00403E74"/>
    <w:rsid w:val="00403F59"/>
    <w:rsid w:val="00404066"/>
    <w:rsid w:val="00404F1D"/>
    <w:rsid w:val="004058EC"/>
    <w:rsid w:val="00405AE0"/>
    <w:rsid w:val="00407760"/>
    <w:rsid w:val="00407C95"/>
    <w:rsid w:val="0041243A"/>
    <w:rsid w:val="00412C48"/>
    <w:rsid w:val="00412F82"/>
    <w:rsid w:val="00414946"/>
    <w:rsid w:val="00414E0F"/>
    <w:rsid w:val="004154F4"/>
    <w:rsid w:val="004159B0"/>
    <w:rsid w:val="004179A4"/>
    <w:rsid w:val="004224FB"/>
    <w:rsid w:val="00423BD1"/>
    <w:rsid w:val="004242EF"/>
    <w:rsid w:val="0042566A"/>
    <w:rsid w:val="00427211"/>
    <w:rsid w:val="00427D0B"/>
    <w:rsid w:val="0043206F"/>
    <w:rsid w:val="004339A7"/>
    <w:rsid w:val="004341FF"/>
    <w:rsid w:val="004342D0"/>
    <w:rsid w:val="00437C9E"/>
    <w:rsid w:val="00441699"/>
    <w:rsid w:val="004419EB"/>
    <w:rsid w:val="00441D87"/>
    <w:rsid w:val="00442282"/>
    <w:rsid w:val="0044254A"/>
    <w:rsid w:val="00442A9E"/>
    <w:rsid w:val="0044308F"/>
    <w:rsid w:val="00444BC3"/>
    <w:rsid w:val="00445320"/>
    <w:rsid w:val="00445F07"/>
    <w:rsid w:val="00445F7D"/>
    <w:rsid w:val="00446B57"/>
    <w:rsid w:val="00453211"/>
    <w:rsid w:val="00454C55"/>
    <w:rsid w:val="00454CD6"/>
    <w:rsid w:val="00455B1B"/>
    <w:rsid w:val="004607E8"/>
    <w:rsid w:val="00461778"/>
    <w:rsid w:val="00461F1F"/>
    <w:rsid w:val="004633AE"/>
    <w:rsid w:val="00463FD5"/>
    <w:rsid w:val="004644D2"/>
    <w:rsid w:val="00466468"/>
    <w:rsid w:val="004679B4"/>
    <w:rsid w:val="00470089"/>
    <w:rsid w:val="004711C1"/>
    <w:rsid w:val="00472125"/>
    <w:rsid w:val="00472EF4"/>
    <w:rsid w:val="0047321B"/>
    <w:rsid w:val="004747CC"/>
    <w:rsid w:val="00474BB3"/>
    <w:rsid w:val="004822F9"/>
    <w:rsid w:val="00482742"/>
    <w:rsid w:val="00485201"/>
    <w:rsid w:val="00487980"/>
    <w:rsid w:val="00487F2B"/>
    <w:rsid w:val="004909B8"/>
    <w:rsid w:val="00490A35"/>
    <w:rsid w:val="00490C0A"/>
    <w:rsid w:val="00490EE7"/>
    <w:rsid w:val="00491C6C"/>
    <w:rsid w:val="004921E6"/>
    <w:rsid w:val="00495436"/>
    <w:rsid w:val="004958EA"/>
    <w:rsid w:val="00496B34"/>
    <w:rsid w:val="00496C4A"/>
    <w:rsid w:val="00497090"/>
    <w:rsid w:val="00497EFE"/>
    <w:rsid w:val="004A052D"/>
    <w:rsid w:val="004A1826"/>
    <w:rsid w:val="004A57F1"/>
    <w:rsid w:val="004A60E4"/>
    <w:rsid w:val="004B01BB"/>
    <w:rsid w:val="004B040C"/>
    <w:rsid w:val="004B0B2B"/>
    <w:rsid w:val="004B102F"/>
    <w:rsid w:val="004B1A3F"/>
    <w:rsid w:val="004B42FF"/>
    <w:rsid w:val="004B4A1B"/>
    <w:rsid w:val="004B4B4E"/>
    <w:rsid w:val="004B5729"/>
    <w:rsid w:val="004B5CE8"/>
    <w:rsid w:val="004B733C"/>
    <w:rsid w:val="004B73EC"/>
    <w:rsid w:val="004C0C6B"/>
    <w:rsid w:val="004C1112"/>
    <w:rsid w:val="004C3A94"/>
    <w:rsid w:val="004C560F"/>
    <w:rsid w:val="004C711B"/>
    <w:rsid w:val="004C73A6"/>
    <w:rsid w:val="004C7EAD"/>
    <w:rsid w:val="004D12C4"/>
    <w:rsid w:val="004D4D45"/>
    <w:rsid w:val="004E2A32"/>
    <w:rsid w:val="004E6614"/>
    <w:rsid w:val="004F0330"/>
    <w:rsid w:val="004F0545"/>
    <w:rsid w:val="004F0E4F"/>
    <w:rsid w:val="004F1628"/>
    <w:rsid w:val="004F1F59"/>
    <w:rsid w:val="004F24A0"/>
    <w:rsid w:val="004F3E6B"/>
    <w:rsid w:val="00500629"/>
    <w:rsid w:val="00500E12"/>
    <w:rsid w:val="00502209"/>
    <w:rsid w:val="00505A73"/>
    <w:rsid w:val="00505DDA"/>
    <w:rsid w:val="00506548"/>
    <w:rsid w:val="00506ACE"/>
    <w:rsid w:val="005100CD"/>
    <w:rsid w:val="005101E4"/>
    <w:rsid w:val="0051085C"/>
    <w:rsid w:val="00511016"/>
    <w:rsid w:val="00512B6B"/>
    <w:rsid w:val="00513859"/>
    <w:rsid w:val="00514501"/>
    <w:rsid w:val="00516D66"/>
    <w:rsid w:val="00517873"/>
    <w:rsid w:val="00520286"/>
    <w:rsid w:val="00521A52"/>
    <w:rsid w:val="005225F0"/>
    <w:rsid w:val="00525014"/>
    <w:rsid w:val="00525198"/>
    <w:rsid w:val="00525F13"/>
    <w:rsid w:val="0052649B"/>
    <w:rsid w:val="005265D2"/>
    <w:rsid w:val="00527231"/>
    <w:rsid w:val="0053229E"/>
    <w:rsid w:val="00532626"/>
    <w:rsid w:val="005326E8"/>
    <w:rsid w:val="005342CA"/>
    <w:rsid w:val="00535595"/>
    <w:rsid w:val="005362E3"/>
    <w:rsid w:val="00536370"/>
    <w:rsid w:val="005370CE"/>
    <w:rsid w:val="00537286"/>
    <w:rsid w:val="00542D1C"/>
    <w:rsid w:val="005432C6"/>
    <w:rsid w:val="00544CE4"/>
    <w:rsid w:val="00544DB2"/>
    <w:rsid w:val="00546784"/>
    <w:rsid w:val="00547C2F"/>
    <w:rsid w:val="0055162C"/>
    <w:rsid w:val="00552850"/>
    <w:rsid w:val="00552C06"/>
    <w:rsid w:val="00552F36"/>
    <w:rsid w:val="00553B90"/>
    <w:rsid w:val="00553D3C"/>
    <w:rsid w:val="00554787"/>
    <w:rsid w:val="00555673"/>
    <w:rsid w:val="005565CF"/>
    <w:rsid w:val="00556FC4"/>
    <w:rsid w:val="0056017C"/>
    <w:rsid w:val="0056141F"/>
    <w:rsid w:val="00561472"/>
    <w:rsid w:val="00563E8D"/>
    <w:rsid w:val="0056434A"/>
    <w:rsid w:val="005650DE"/>
    <w:rsid w:val="0056580C"/>
    <w:rsid w:val="00570855"/>
    <w:rsid w:val="00574254"/>
    <w:rsid w:val="005746B7"/>
    <w:rsid w:val="00574884"/>
    <w:rsid w:val="00576B2A"/>
    <w:rsid w:val="0057709F"/>
    <w:rsid w:val="005775B3"/>
    <w:rsid w:val="00581726"/>
    <w:rsid w:val="00581860"/>
    <w:rsid w:val="00587022"/>
    <w:rsid w:val="00587BBC"/>
    <w:rsid w:val="00591618"/>
    <w:rsid w:val="005927B0"/>
    <w:rsid w:val="005927C0"/>
    <w:rsid w:val="00594C22"/>
    <w:rsid w:val="00594F33"/>
    <w:rsid w:val="005962FE"/>
    <w:rsid w:val="00596530"/>
    <w:rsid w:val="00596CFE"/>
    <w:rsid w:val="00596D0C"/>
    <w:rsid w:val="005A3C13"/>
    <w:rsid w:val="005A5664"/>
    <w:rsid w:val="005A5A84"/>
    <w:rsid w:val="005B0734"/>
    <w:rsid w:val="005B15B0"/>
    <w:rsid w:val="005B250A"/>
    <w:rsid w:val="005B7F1C"/>
    <w:rsid w:val="005C2278"/>
    <w:rsid w:val="005C31DC"/>
    <w:rsid w:val="005C3381"/>
    <w:rsid w:val="005C4084"/>
    <w:rsid w:val="005C4FB2"/>
    <w:rsid w:val="005C5D3C"/>
    <w:rsid w:val="005D0087"/>
    <w:rsid w:val="005D2E1C"/>
    <w:rsid w:val="005D346F"/>
    <w:rsid w:val="005D517D"/>
    <w:rsid w:val="005D5292"/>
    <w:rsid w:val="005D7338"/>
    <w:rsid w:val="005E0F6F"/>
    <w:rsid w:val="005E1687"/>
    <w:rsid w:val="005E1B98"/>
    <w:rsid w:val="005E244C"/>
    <w:rsid w:val="005E34A2"/>
    <w:rsid w:val="005E3808"/>
    <w:rsid w:val="005E6128"/>
    <w:rsid w:val="005E7264"/>
    <w:rsid w:val="005E7F84"/>
    <w:rsid w:val="005F0028"/>
    <w:rsid w:val="005F0C84"/>
    <w:rsid w:val="005F16DA"/>
    <w:rsid w:val="005F19DC"/>
    <w:rsid w:val="005F1A77"/>
    <w:rsid w:val="005F1A98"/>
    <w:rsid w:val="005F72EB"/>
    <w:rsid w:val="00600E84"/>
    <w:rsid w:val="00601126"/>
    <w:rsid w:val="0060219B"/>
    <w:rsid w:val="006038D6"/>
    <w:rsid w:val="00603E87"/>
    <w:rsid w:val="00604066"/>
    <w:rsid w:val="00604B8A"/>
    <w:rsid w:val="006062CD"/>
    <w:rsid w:val="00606357"/>
    <w:rsid w:val="006065CE"/>
    <w:rsid w:val="00610C45"/>
    <w:rsid w:val="00611B50"/>
    <w:rsid w:val="006125B7"/>
    <w:rsid w:val="00616375"/>
    <w:rsid w:val="006203DB"/>
    <w:rsid w:val="00620ABD"/>
    <w:rsid w:val="00620CDF"/>
    <w:rsid w:val="00621A91"/>
    <w:rsid w:val="00626C2E"/>
    <w:rsid w:val="0062703C"/>
    <w:rsid w:val="006271F5"/>
    <w:rsid w:val="006273A0"/>
    <w:rsid w:val="00627656"/>
    <w:rsid w:val="00631DCF"/>
    <w:rsid w:val="00632185"/>
    <w:rsid w:val="00633F96"/>
    <w:rsid w:val="00635ABE"/>
    <w:rsid w:val="0063741A"/>
    <w:rsid w:val="006378EF"/>
    <w:rsid w:val="00640D67"/>
    <w:rsid w:val="00643A5B"/>
    <w:rsid w:val="00643F30"/>
    <w:rsid w:val="006449DA"/>
    <w:rsid w:val="00645A2B"/>
    <w:rsid w:val="00646C99"/>
    <w:rsid w:val="00646EAE"/>
    <w:rsid w:val="0064718E"/>
    <w:rsid w:val="00652033"/>
    <w:rsid w:val="006524A9"/>
    <w:rsid w:val="00652FAC"/>
    <w:rsid w:val="00653B63"/>
    <w:rsid w:val="00653E28"/>
    <w:rsid w:val="00654082"/>
    <w:rsid w:val="00654CE4"/>
    <w:rsid w:val="00655354"/>
    <w:rsid w:val="00656173"/>
    <w:rsid w:val="0065681D"/>
    <w:rsid w:val="00657514"/>
    <w:rsid w:val="0066192B"/>
    <w:rsid w:val="00662C88"/>
    <w:rsid w:val="00662DAF"/>
    <w:rsid w:val="00664EED"/>
    <w:rsid w:val="00665BC1"/>
    <w:rsid w:val="00666D71"/>
    <w:rsid w:val="006707A5"/>
    <w:rsid w:val="00671F31"/>
    <w:rsid w:val="006727AD"/>
    <w:rsid w:val="00673514"/>
    <w:rsid w:val="00676516"/>
    <w:rsid w:val="00680343"/>
    <w:rsid w:val="00681D8C"/>
    <w:rsid w:val="00681EEF"/>
    <w:rsid w:val="00682606"/>
    <w:rsid w:val="00684511"/>
    <w:rsid w:val="0068563C"/>
    <w:rsid w:val="00686B49"/>
    <w:rsid w:val="006874E7"/>
    <w:rsid w:val="00690217"/>
    <w:rsid w:val="00691235"/>
    <w:rsid w:val="006916D7"/>
    <w:rsid w:val="00692E18"/>
    <w:rsid w:val="00695337"/>
    <w:rsid w:val="006971A4"/>
    <w:rsid w:val="006A145E"/>
    <w:rsid w:val="006A36A4"/>
    <w:rsid w:val="006A44F1"/>
    <w:rsid w:val="006A4786"/>
    <w:rsid w:val="006B0F88"/>
    <w:rsid w:val="006B55E1"/>
    <w:rsid w:val="006B63F9"/>
    <w:rsid w:val="006B78CC"/>
    <w:rsid w:val="006C09C1"/>
    <w:rsid w:val="006C1EAB"/>
    <w:rsid w:val="006C4213"/>
    <w:rsid w:val="006C4B3E"/>
    <w:rsid w:val="006C4EDE"/>
    <w:rsid w:val="006C65D2"/>
    <w:rsid w:val="006D4896"/>
    <w:rsid w:val="006D5CEF"/>
    <w:rsid w:val="006E3711"/>
    <w:rsid w:val="006E6335"/>
    <w:rsid w:val="006E678D"/>
    <w:rsid w:val="006F0EB7"/>
    <w:rsid w:val="006F1219"/>
    <w:rsid w:val="006F4370"/>
    <w:rsid w:val="006F5F3B"/>
    <w:rsid w:val="006F5FFA"/>
    <w:rsid w:val="00700E87"/>
    <w:rsid w:val="00701E50"/>
    <w:rsid w:val="00703AEC"/>
    <w:rsid w:val="00704270"/>
    <w:rsid w:val="007050DE"/>
    <w:rsid w:val="00705386"/>
    <w:rsid w:val="00706B6F"/>
    <w:rsid w:val="007120F6"/>
    <w:rsid w:val="00714093"/>
    <w:rsid w:val="0071421B"/>
    <w:rsid w:val="00715BE7"/>
    <w:rsid w:val="00716DAF"/>
    <w:rsid w:val="0072107B"/>
    <w:rsid w:val="00721BF9"/>
    <w:rsid w:val="007237E4"/>
    <w:rsid w:val="0072561E"/>
    <w:rsid w:val="00725812"/>
    <w:rsid w:val="00731D2A"/>
    <w:rsid w:val="00731DBE"/>
    <w:rsid w:val="00733D08"/>
    <w:rsid w:val="00733E46"/>
    <w:rsid w:val="0073439B"/>
    <w:rsid w:val="007346F3"/>
    <w:rsid w:val="00735AC5"/>
    <w:rsid w:val="00736779"/>
    <w:rsid w:val="00736EAE"/>
    <w:rsid w:val="00740179"/>
    <w:rsid w:val="00740430"/>
    <w:rsid w:val="007416CB"/>
    <w:rsid w:val="00743034"/>
    <w:rsid w:val="00743687"/>
    <w:rsid w:val="007449AF"/>
    <w:rsid w:val="00745927"/>
    <w:rsid w:val="007472F3"/>
    <w:rsid w:val="007510C4"/>
    <w:rsid w:val="0075245F"/>
    <w:rsid w:val="00754DA9"/>
    <w:rsid w:val="00754E53"/>
    <w:rsid w:val="0075564F"/>
    <w:rsid w:val="00757629"/>
    <w:rsid w:val="0076124C"/>
    <w:rsid w:val="00761953"/>
    <w:rsid w:val="00761B6B"/>
    <w:rsid w:val="00763748"/>
    <w:rsid w:val="00764C37"/>
    <w:rsid w:val="007652B1"/>
    <w:rsid w:val="00765FAF"/>
    <w:rsid w:val="007661DD"/>
    <w:rsid w:val="00766C81"/>
    <w:rsid w:val="00770490"/>
    <w:rsid w:val="00770A3E"/>
    <w:rsid w:val="00771CBA"/>
    <w:rsid w:val="007734B5"/>
    <w:rsid w:val="007761C6"/>
    <w:rsid w:val="007770FA"/>
    <w:rsid w:val="00777410"/>
    <w:rsid w:val="007807C2"/>
    <w:rsid w:val="0078389C"/>
    <w:rsid w:val="00785330"/>
    <w:rsid w:val="0078658A"/>
    <w:rsid w:val="00787B9D"/>
    <w:rsid w:val="00792656"/>
    <w:rsid w:val="00793E70"/>
    <w:rsid w:val="007958BC"/>
    <w:rsid w:val="00795AF4"/>
    <w:rsid w:val="007A0599"/>
    <w:rsid w:val="007A0868"/>
    <w:rsid w:val="007A08F3"/>
    <w:rsid w:val="007A6111"/>
    <w:rsid w:val="007A722E"/>
    <w:rsid w:val="007A7381"/>
    <w:rsid w:val="007B023F"/>
    <w:rsid w:val="007B0834"/>
    <w:rsid w:val="007B116D"/>
    <w:rsid w:val="007B15EF"/>
    <w:rsid w:val="007B22E8"/>
    <w:rsid w:val="007B2385"/>
    <w:rsid w:val="007B3D15"/>
    <w:rsid w:val="007B67CF"/>
    <w:rsid w:val="007B7420"/>
    <w:rsid w:val="007B759C"/>
    <w:rsid w:val="007B7A6A"/>
    <w:rsid w:val="007C2259"/>
    <w:rsid w:val="007C2C6F"/>
    <w:rsid w:val="007C2E35"/>
    <w:rsid w:val="007C33CC"/>
    <w:rsid w:val="007C38B5"/>
    <w:rsid w:val="007C3F7E"/>
    <w:rsid w:val="007C501E"/>
    <w:rsid w:val="007D1365"/>
    <w:rsid w:val="007D33B8"/>
    <w:rsid w:val="007D33D4"/>
    <w:rsid w:val="007D3D56"/>
    <w:rsid w:val="007D46E3"/>
    <w:rsid w:val="007D4D4A"/>
    <w:rsid w:val="007D6E31"/>
    <w:rsid w:val="007E0F3D"/>
    <w:rsid w:val="007E2529"/>
    <w:rsid w:val="007E5F3C"/>
    <w:rsid w:val="007E606E"/>
    <w:rsid w:val="007E60EA"/>
    <w:rsid w:val="007E623E"/>
    <w:rsid w:val="007E72B3"/>
    <w:rsid w:val="007F10C5"/>
    <w:rsid w:val="007F2631"/>
    <w:rsid w:val="007F2CF5"/>
    <w:rsid w:val="007F4AEF"/>
    <w:rsid w:val="007F4E24"/>
    <w:rsid w:val="007F4F8A"/>
    <w:rsid w:val="007F54E8"/>
    <w:rsid w:val="007F76E8"/>
    <w:rsid w:val="007F7F0A"/>
    <w:rsid w:val="00807369"/>
    <w:rsid w:val="008117A9"/>
    <w:rsid w:val="00812C86"/>
    <w:rsid w:val="008175DD"/>
    <w:rsid w:val="008200BF"/>
    <w:rsid w:val="00824A44"/>
    <w:rsid w:val="008264F9"/>
    <w:rsid w:val="008265FC"/>
    <w:rsid w:val="00826A8E"/>
    <w:rsid w:val="0083159B"/>
    <w:rsid w:val="00834812"/>
    <w:rsid w:val="0083569E"/>
    <w:rsid w:val="008358C0"/>
    <w:rsid w:val="00835B22"/>
    <w:rsid w:val="00836521"/>
    <w:rsid w:val="00836923"/>
    <w:rsid w:val="008377F2"/>
    <w:rsid w:val="0084048C"/>
    <w:rsid w:val="008413CE"/>
    <w:rsid w:val="00842516"/>
    <w:rsid w:val="00843703"/>
    <w:rsid w:val="008438F5"/>
    <w:rsid w:val="00843EFC"/>
    <w:rsid w:val="0084528D"/>
    <w:rsid w:val="00850B12"/>
    <w:rsid w:val="00851AE0"/>
    <w:rsid w:val="0085270A"/>
    <w:rsid w:val="00852758"/>
    <w:rsid w:val="008528EA"/>
    <w:rsid w:val="00853DFE"/>
    <w:rsid w:val="00855878"/>
    <w:rsid w:val="00856115"/>
    <w:rsid w:val="00856D17"/>
    <w:rsid w:val="00857253"/>
    <w:rsid w:val="00857B42"/>
    <w:rsid w:val="008615C1"/>
    <w:rsid w:val="0086223E"/>
    <w:rsid w:val="00865474"/>
    <w:rsid w:val="00866C67"/>
    <w:rsid w:val="00867ADE"/>
    <w:rsid w:val="008710ED"/>
    <w:rsid w:val="00871A0D"/>
    <w:rsid w:val="00871B41"/>
    <w:rsid w:val="00871D9B"/>
    <w:rsid w:val="00872051"/>
    <w:rsid w:val="0087260D"/>
    <w:rsid w:val="00874E4E"/>
    <w:rsid w:val="0087607B"/>
    <w:rsid w:val="008760D1"/>
    <w:rsid w:val="00876E2C"/>
    <w:rsid w:val="00877012"/>
    <w:rsid w:val="00877131"/>
    <w:rsid w:val="0088025C"/>
    <w:rsid w:val="00881BB4"/>
    <w:rsid w:val="00881BC2"/>
    <w:rsid w:val="008842F6"/>
    <w:rsid w:val="0088590C"/>
    <w:rsid w:val="00885E0E"/>
    <w:rsid w:val="0088614A"/>
    <w:rsid w:val="00890052"/>
    <w:rsid w:val="00890EAC"/>
    <w:rsid w:val="00891F63"/>
    <w:rsid w:val="008929CC"/>
    <w:rsid w:val="00892E3C"/>
    <w:rsid w:val="00893661"/>
    <w:rsid w:val="00893E3E"/>
    <w:rsid w:val="008958DD"/>
    <w:rsid w:val="0089661E"/>
    <w:rsid w:val="008969E5"/>
    <w:rsid w:val="00897A6A"/>
    <w:rsid w:val="008A0396"/>
    <w:rsid w:val="008A08C9"/>
    <w:rsid w:val="008A2480"/>
    <w:rsid w:val="008A253F"/>
    <w:rsid w:val="008A324C"/>
    <w:rsid w:val="008A3AA6"/>
    <w:rsid w:val="008A4CB0"/>
    <w:rsid w:val="008A4E5D"/>
    <w:rsid w:val="008A529C"/>
    <w:rsid w:val="008A6656"/>
    <w:rsid w:val="008B028A"/>
    <w:rsid w:val="008B1E5B"/>
    <w:rsid w:val="008B6446"/>
    <w:rsid w:val="008C26EA"/>
    <w:rsid w:val="008C2816"/>
    <w:rsid w:val="008C36FF"/>
    <w:rsid w:val="008C632D"/>
    <w:rsid w:val="008D06AE"/>
    <w:rsid w:val="008D4735"/>
    <w:rsid w:val="008D68BC"/>
    <w:rsid w:val="008E2014"/>
    <w:rsid w:val="008E4E02"/>
    <w:rsid w:val="008E6B4E"/>
    <w:rsid w:val="008E7AAD"/>
    <w:rsid w:val="008F02CA"/>
    <w:rsid w:val="008F1391"/>
    <w:rsid w:val="008F232D"/>
    <w:rsid w:val="008F2A0C"/>
    <w:rsid w:val="008F536B"/>
    <w:rsid w:val="008F6EED"/>
    <w:rsid w:val="009017BC"/>
    <w:rsid w:val="00901921"/>
    <w:rsid w:val="00904360"/>
    <w:rsid w:val="009047EB"/>
    <w:rsid w:val="00905233"/>
    <w:rsid w:val="0090577E"/>
    <w:rsid w:val="00905BF4"/>
    <w:rsid w:val="00910E51"/>
    <w:rsid w:val="0091168D"/>
    <w:rsid w:val="00911856"/>
    <w:rsid w:val="00912A2F"/>
    <w:rsid w:val="00912D42"/>
    <w:rsid w:val="00913A49"/>
    <w:rsid w:val="00913CBD"/>
    <w:rsid w:val="00914D79"/>
    <w:rsid w:val="00914D89"/>
    <w:rsid w:val="00915B78"/>
    <w:rsid w:val="00915BDA"/>
    <w:rsid w:val="00916D45"/>
    <w:rsid w:val="00917D17"/>
    <w:rsid w:val="00917E4F"/>
    <w:rsid w:val="009208BF"/>
    <w:rsid w:val="00922010"/>
    <w:rsid w:val="00923B78"/>
    <w:rsid w:val="00924872"/>
    <w:rsid w:val="00924BB5"/>
    <w:rsid w:val="00925890"/>
    <w:rsid w:val="00927630"/>
    <w:rsid w:val="00927E9C"/>
    <w:rsid w:val="00931C29"/>
    <w:rsid w:val="00932E63"/>
    <w:rsid w:val="00933023"/>
    <w:rsid w:val="009357EE"/>
    <w:rsid w:val="00935C38"/>
    <w:rsid w:val="00935CD5"/>
    <w:rsid w:val="009362CF"/>
    <w:rsid w:val="0093766A"/>
    <w:rsid w:val="009379EB"/>
    <w:rsid w:val="009402F8"/>
    <w:rsid w:val="00941369"/>
    <w:rsid w:val="00941A08"/>
    <w:rsid w:val="00941DB0"/>
    <w:rsid w:val="00943599"/>
    <w:rsid w:val="0094387B"/>
    <w:rsid w:val="00943ACB"/>
    <w:rsid w:val="00943DFD"/>
    <w:rsid w:val="00944FE2"/>
    <w:rsid w:val="00945273"/>
    <w:rsid w:val="00945548"/>
    <w:rsid w:val="0095040A"/>
    <w:rsid w:val="009513EB"/>
    <w:rsid w:val="00953331"/>
    <w:rsid w:val="009545A7"/>
    <w:rsid w:val="00954648"/>
    <w:rsid w:val="00957A5F"/>
    <w:rsid w:val="00961B0A"/>
    <w:rsid w:val="00961BBB"/>
    <w:rsid w:val="00961F93"/>
    <w:rsid w:val="009636C5"/>
    <w:rsid w:val="00967857"/>
    <w:rsid w:val="00967EE0"/>
    <w:rsid w:val="00967F81"/>
    <w:rsid w:val="0097187B"/>
    <w:rsid w:val="00973A58"/>
    <w:rsid w:val="0097477F"/>
    <w:rsid w:val="00976AA0"/>
    <w:rsid w:val="00981602"/>
    <w:rsid w:val="009832AB"/>
    <w:rsid w:val="00984F6A"/>
    <w:rsid w:val="00986718"/>
    <w:rsid w:val="00987C6E"/>
    <w:rsid w:val="00990258"/>
    <w:rsid w:val="009909BA"/>
    <w:rsid w:val="00992351"/>
    <w:rsid w:val="00992C53"/>
    <w:rsid w:val="00992ED0"/>
    <w:rsid w:val="00993EC3"/>
    <w:rsid w:val="0099489F"/>
    <w:rsid w:val="00994C96"/>
    <w:rsid w:val="009A18E5"/>
    <w:rsid w:val="009A649F"/>
    <w:rsid w:val="009B0CFB"/>
    <w:rsid w:val="009B18CD"/>
    <w:rsid w:val="009B23C1"/>
    <w:rsid w:val="009B2CDA"/>
    <w:rsid w:val="009B3D6E"/>
    <w:rsid w:val="009B4A65"/>
    <w:rsid w:val="009C0CE8"/>
    <w:rsid w:val="009C172A"/>
    <w:rsid w:val="009C4898"/>
    <w:rsid w:val="009C49AE"/>
    <w:rsid w:val="009C5A27"/>
    <w:rsid w:val="009C5BC5"/>
    <w:rsid w:val="009D3655"/>
    <w:rsid w:val="009D3C49"/>
    <w:rsid w:val="009D5B6D"/>
    <w:rsid w:val="009D6F40"/>
    <w:rsid w:val="009E04B0"/>
    <w:rsid w:val="009E1B68"/>
    <w:rsid w:val="009E22A5"/>
    <w:rsid w:val="009E2D7E"/>
    <w:rsid w:val="009E6672"/>
    <w:rsid w:val="009F08CB"/>
    <w:rsid w:val="009F0B21"/>
    <w:rsid w:val="009F2517"/>
    <w:rsid w:val="009F297E"/>
    <w:rsid w:val="009F2ED1"/>
    <w:rsid w:val="009F4827"/>
    <w:rsid w:val="009F549D"/>
    <w:rsid w:val="00A0127A"/>
    <w:rsid w:val="00A02221"/>
    <w:rsid w:val="00A02D76"/>
    <w:rsid w:val="00A043FD"/>
    <w:rsid w:val="00A04901"/>
    <w:rsid w:val="00A04DFA"/>
    <w:rsid w:val="00A05034"/>
    <w:rsid w:val="00A05568"/>
    <w:rsid w:val="00A06099"/>
    <w:rsid w:val="00A066C7"/>
    <w:rsid w:val="00A072DF"/>
    <w:rsid w:val="00A07D51"/>
    <w:rsid w:val="00A10246"/>
    <w:rsid w:val="00A106D4"/>
    <w:rsid w:val="00A11A36"/>
    <w:rsid w:val="00A146B4"/>
    <w:rsid w:val="00A1482A"/>
    <w:rsid w:val="00A15B48"/>
    <w:rsid w:val="00A21425"/>
    <w:rsid w:val="00A25AC8"/>
    <w:rsid w:val="00A264B4"/>
    <w:rsid w:val="00A26D26"/>
    <w:rsid w:val="00A271EC"/>
    <w:rsid w:val="00A2720B"/>
    <w:rsid w:val="00A2771A"/>
    <w:rsid w:val="00A277AC"/>
    <w:rsid w:val="00A31276"/>
    <w:rsid w:val="00A3196F"/>
    <w:rsid w:val="00A32273"/>
    <w:rsid w:val="00A33068"/>
    <w:rsid w:val="00A34024"/>
    <w:rsid w:val="00A3560E"/>
    <w:rsid w:val="00A36230"/>
    <w:rsid w:val="00A4290E"/>
    <w:rsid w:val="00A456EB"/>
    <w:rsid w:val="00A50DB9"/>
    <w:rsid w:val="00A531B4"/>
    <w:rsid w:val="00A54AE6"/>
    <w:rsid w:val="00A568E5"/>
    <w:rsid w:val="00A56CE0"/>
    <w:rsid w:val="00A57365"/>
    <w:rsid w:val="00A602AB"/>
    <w:rsid w:val="00A60A02"/>
    <w:rsid w:val="00A611B9"/>
    <w:rsid w:val="00A61408"/>
    <w:rsid w:val="00A61698"/>
    <w:rsid w:val="00A61FCC"/>
    <w:rsid w:val="00A627AB"/>
    <w:rsid w:val="00A62881"/>
    <w:rsid w:val="00A64DA8"/>
    <w:rsid w:val="00A666F7"/>
    <w:rsid w:val="00A674BA"/>
    <w:rsid w:val="00A73459"/>
    <w:rsid w:val="00A73583"/>
    <w:rsid w:val="00A82CA2"/>
    <w:rsid w:val="00A849CF"/>
    <w:rsid w:val="00A85309"/>
    <w:rsid w:val="00A8543F"/>
    <w:rsid w:val="00A85875"/>
    <w:rsid w:val="00A87D1F"/>
    <w:rsid w:val="00A90877"/>
    <w:rsid w:val="00A93774"/>
    <w:rsid w:val="00A94B2E"/>
    <w:rsid w:val="00A94B44"/>
    <w:rsid w:val="00A94CFD"/>
    <w:rsid w:val="00A94F11"/>
    <w:rsid w:val="00A954CA"/>
    <w:rsid w:val="00A9575E"/>
    <w:rsid w:val="00A970D2"/>
    <w:rsid w:val="00AA0989"/>
    <w:rsid w:val="00AA2812"/>
    <w:rsid w:val="00AA2E90"/>
    <w:rsid w:val="00AB270C"/>
    <w:rsid w:val="00AB3C88"/>
    <w:rsid w:val="00AB511B"/>
    <w:rsid w:val="00AB592C"/>
    <w:rsid w:val="00AB7064"/>
    <w:rsid w:val="00AC011F"/>
    <w:rsid w:val="00AC5950"/>
    <w:rsid w:val="00AC6ED9"/>
    <w:rsid w:val="00AD3A90"/>
    <w:rsid w:val="00AE127E"/>
    <w:rsid w:val="00AE6B5B"/>
    <w:rsid w:val="00AE767D"/>
    <w:rsid w:val="00AF0979"/>
    <w:rsid w:val="00AF09DE"/>
    <w:rsid w:val="00AF1360"/>
    <w:rsid w:val="00AF3068"/>
    <w:rsid w:val="00AF4148"/>
    <w:rsid w:val="00B007DF"/>
    <w:rsid w:val="00B03F8C"/>
    <w:rsid w:val="00B040E8"/>
    <w:rsid w:val="00B05071"/>
    <w:rsid w:val="00B06225"/>
    <w:rsid w:val="00B103A7"/>
    <w:rsid w:val="00B1202B"/>
    <w:rsid w:val="00B12051"/>
    <w:rsid w:val="00B12E97"/>
    <w:rsid w:val="00B14B9A"/>
    <w:rsid w:val="00B15D0D"/>
    <w:rsid w:val="00B15DF9"/>
    <w:rsid w:val="00B1633D"/>
    <w:rsid w:val="00B1673B"/>
    <w:rsid w:val="00B17022"/>
    <w:rsid w:val="00B24910"/>
    <w:rsid w:val="00B25549"/>
    <w:rsid w:val="00B25D73"/>
    <w:rsid w:val="00B2744D"/>
    <w:rsid w:val="00B30317"/>
    <w:rsid w:val="00B3115E"/>
    <w:rsid w:val="00B32727"/>
    <w:rsid w:val="00B33129"/>
    <w:rsid w:val="00B332F5"/>
    <w:rsid w:val="00B36B54"/>
    <w:rsid w:val="00B37278"/>
    <w:rsid w:val="00B3747A"/>
    <w:rsid w:val="00B42438"/>
    <w:rsid w:val="00B42446"/>
    <w:rsid w:val="00B42616"/>
    <w:rsid w:val="00B43D88"/>
    <w:rsid w:val="00B451AD"/>
    <w:rsid w:val="00B50FF3"/>
    <w:rsid w:val="00B524CD"/>
    <w:rsid w:val="00B52567"/>
    <w:rsid w:val="00B52BAE"/>
    <w:rsid w:val="00B52D7A"/>
    <w:rsid w:val="00B54D95"/>
    <w:rsid w:val="00B60393"/>
    <w:rsid w:val="00B6142A"/>
    <w:rsid w:val="00B62AF8"/>
    <w:rsid w:val="00B638CB"/>
    <w:rsid w:val="00B64C2F"/>
    <w:rsid w:val="00B652F7"/>
    <w:rsid w:val="00B65534"/>
    <w:rsid w:val="00B659E9"/>
    <w:rsid w:val="00B65AEE"/>
    <w:rsid w:val="00B6615D"/>
    <w:rsid w:val="00B67CEE"/>
    <w:rsid w:val="00B67EB4"/>
    <w:rsid w:val="00B703AC"/>
    <w:rsid w:val="00B7041A"/>
    <w:rsid w:val="00B72DBB"/>
    <w:rsid w:val="00B73422"/>
    <w:rsid w:val="00B77A22"/>
    <w:rsid w:val="00B811C2"/>
    <w:rsid w:val="00B8443F"/>
    <w:rsid w:val="00B85CF3"/>
    <w:rsid w:val="00B869E4"/>
    <w:rsid w:val="00B90371"/>
    <w:rsid w:val="00B905E6"/>
    <w:rsid w:val="00B91649"/>
    <w:rsid w:val="00B91E03"/>
    <w:rsid w:val="00B93414"/>
    <w:rsid w:val="00B93CCB"/>
    <w:rsid w:val="00B93CEF"/>
    <w:rsid w:val="00B93EF6"/>
    <w:rsid w:val="00B94355"/>
    <w:rsid w:val="00B94402"/>
    <w:rsid w:val="00B95977"/>
    <w:rsid w:val="00B96642"/>
    <w:rsid w:val="00B9735A"/>
    <w:rsid w:val="00B973CC"/>
    <w:rsid w:val="00BA05C7"/>
    <w:rsid w:val="00BA0D9E"/>
    <w:rsid w:val="00BA12DB"/>
    <w:rsid w:val="00BA1E40"/>
    <w:rsid w:val="00BA2C73"/>
    <w:rsid w:val="00BA330C"/>
    <w:rsid w:val="00BA3CAB"/>
    <w:rsid w:val="00BA4212"/>
    <w:rsid w:val="00BA4441"/>
    <w:rsid w:val="00BA44ED"/>
    <w:rsid w:val="00BA58EA"/>
    <w:rsid w:val="00BA714C"/>
    <w:rsid w:val="00BB28E9"/>
    <w:rsid w:val="00BB3939"/>
    <w:rsid w:val="00BB3DBD"/>
    <w:rsid w:val="00BB495F"/>
    <w:rsid w:val="00BB6BB0"/>
    <w:rsid w:val="00BB7CC0"/>
    <w:rsid w:val="00BC1401"/>
    <w:rsid w:val="00BC1819"/>
    <w:rsid w:val="00BC21CF"/>
    <w:rsid w:val="00BC4265"/>
    <w:rsid w:val="00BC42F5"/>
    <w:rsid w:val="00BC47EB"/>
    <w:rsid w:val="00BC4AC7"/>
    <w:rsid w:val="00BD084A"/>
    <w:rsid w:val="00BD1201"/>
    <w:rsid w:val="00BD1D6F"/>
    <w:rsid w:val="00BD1F55"/>
    <w:rsid w:val="00BD266E"/>
    <w:rsid w:val="00BD2B46"/>
    <w:rsid w:val="00BD364D"/>
    <w:rsid w:val="00BD3840"/>
    <w:rsid w:val="00BD3A22"/>
    <w:rsid w:val="00BD3DCE"/>
    <w:rsid w:val="00BD4029"/>
    <w:rsid w:val="00BD4129"/>
    <w:rsid w:val="00BD41B7"/>
    <w:rsid w:val="00BD53B1"/>
    <w:rsid w:val="00BD6E48"/>
    <w:rsid w:val="00BE0127"/>
    <w:rsid w:val="00BE2FC5"/>
    <w:rsid w:val="00BE4EA3"/>
    <w:rsid w:val="00BF090C"/>
    <w:rsid w:val="00BF0950"/>
    <w:rsid w:val="00BF0EDB"/>
    <w:rsid w:val="00BF4EAC"/>
    <w:rsid w:val="00BF4EEE"/>
    <w:rsid w:val="00BF6695"/>
    <w:rsid w:val="00C0054A"/>
    <w:rsid w:val="00C01A04"/>
    <w:rsid w:val="00C022DD"/>
    <w:rsid w:val="00C038DC"/>
    <w:rsid w:val="00C07854"/>
    <w:rsid w:val="00C07969"/>
    <w:rsid w:val="00C1089B"/>
    <w:rsid w:val="00C10E1C"/>
    <w:rsid w:val="00C12BB8"/>
    <w:rsid w:val="00C13098"/>
    <w:rsid w:val="00C13940"/>
    <w:rsid w:val="00C14985"/>
    <w:rsid w:val="00C1645D"/>
    <w:rsid w:val="00C1708E"/>
    <w:rsid w:val="00C1730D"/>
    <w:rsid w:val="00C2088F"/>
    <w:rsid w:val="00C219B5"/>
    <w:rsid w:val="00C2302A"/>
    <w:rsid w:val="00C242C4"/>
    <w:rsid w:val="00C2458E"/>
    <w:rsid w:val="00C254FA"/>
    <w:rsid w:val="00C26635"/>
    <w:rsid w:val="00C268AA"/>
    <w:rsid w:val="00C268D1"/>
    <w:rsid w:val="00C26937"/>
    <w:rsid w:val="00C31001"/>
    <w:rsid w:val="00C316D7"/>
    <w:rsid w:val="00C317FB"/>
    <w:rsid w:val="00C31A28"/>
    <w:rsid w:val="00C346FA"/>
    <w:rsid w:val="00C360B6"/>
    <w:rsid w:val="00C4042A"/>
    <w:rsid w:val="00C40E6A"/>
    <w:rsid w:val="00C41102"/>
    <w:rsid w:val="00C41521"/>
    <w:rsid w:val="00C4164A"/>
    <w:rsid w:val="00C41B71"/>
    <w:rsid w:val="00C422FA"/>
    <w:rsid w:val="00C43755"/>
    <w:rsid w:val="00C445C3"/>
    <w:rsid w:val="00C5149B"/>
    <w:rsid w:val="00C52940"/>
    <w:rsid w:val="00C52F66"/>
    <w:rsid w:val="00C53988"/>
    <w:rsid w:val="00C54D9C"/>
    <w:rsid w:val="00C54E81"/>
    <w:rsid w:val="00C56F02"/>
    <w:rsid w:val="00C6169A"/>
    <w:rsid w:val="00C62DC2"/>
    <w:rsid w:val="00C64327"/>
    <w:rsid w:val="00C65889"/>
    <w:rsid w:val="00C66BA8"/>
    <w:rsid w:val="00C66D02"/>
    <w:rsid w:val="00C67765"/>
    <w:rsid w:val="00C70D56"/>
    <w:rsid w:val="00C71140"/>
    <w:rsid w:val="00C71347"/>
    <w:rsid w:val="00C729FD"/>
    <w:rsid w:val="00C7389B"/>
    <w:rsid w:val="00C77345"/>
    <w:rsid w:val="00C80340"/>
    <w:rsid w:val="00C80934"/>
    <w:rsid w:val="00C81BD6"/>
    <w:rsid w:val="00C8209B"/>
    <w:rsid w:val="00C82490"/>
    <w:rsid w:val="00C842EC"/>
    <w:rsid w:val="00C852D5"/>
    <w:rsid w:val="00C85618"/>
    <w:rsid w:val="00C86B29"/>
    <w:rsid w:val="00C91443"/>
    <w:rsid w:val="00C92CC8"/>
    <w:rsid w:val="00C952F9"/>
    <w:rsid w:val="00C95743"/>
    <w:rsid w:val="00C96193"/>
    <w:rsid w:val="00CA3333"/>
    <w:rsid w:val="00CA3A3D"/>
    <w:rsid w:val="00CA3CA1"/>
    <w:rsid w:val="00CA4EEF"/>
    <w:rsid w:val="00CA527B"/>
    <w:rsid w:val="00CA5509"/>
    <w:rsid w:val="00CA59DD"/>
    <w:rsid w:val="00CB067E"/>
    <w:rsid w:val="00CB144D"/>
    <w:rsid w:val="00CB1C5E"/>
    <w:rsid w:val="00CB22C3"/>
    <w:rsid w:val="00CB54A3"/>
    <w:rsid w:val="00CB7142"/>
    <w:rsid w:val="00CB7F7B"/>
    <w:rsid w:val="00CC1696"/>
    <w:rsid w:val="00CC1B0C"/>
    <w:rsid w:val="00CC1EE5"/>
    <w:rsid w:val="00CC2C61"/>
    <w:rsid w:val="00CC391D"/>
    <w:rsid w:val="00CC3AD5"/>
    <w:rsid w:val="00CC5F01"/>
    <w:rsid w:val="00CD247D"/>
    <w:rsid w:val="00CD2681"/>
    <w:rsid w:val="00CD2E5E"/>
    <w:rsid w:val="00CD37D6"/>
    <w:rsid w:val="00CD723D"/>
    <w:rsid w:val="00CE0CDF"/>
    <w:rsid w:val="00CE3FC5"/>
    <w:rsid w:val="00CE457A"/>
    <w:rsid w:val="00CE6395"/>
    <w:rsid w:val="00CE7E7D"/>
    <w:rsid w:val="00CF0752"/>
    <w:rsid w:val="00CF12FB"/>
    <w:rsid w:val="00CF1A79"/>
    <w:rsid w:val="00CF4D24"/>
    <w:rsid w:val="00CF56F0"/>
    <w:rsid w:val="00CF57B0"/>
    <w:rsid w:val="00CF6FAA"/>
    <w:rsid w:val="00CF72EE"/>
    <w:rsid w:val="00D006E5"/>
    <w:rsid w:val="00D00E0F"/>
    <w:rsid w:val="00D01964"/>
    <w:rsid w:val="00D04000"/>
    <w:rsid w:val="00D04E57"/>
    <w:rsid w:val="00D05113"/>
    <w:rsid w:val="00D05FF4"/>
    <w:rsid w:val="00D06581"/>
    <w:rsid w:val="00D06ED8"/>
    <w:rsid w:val="00D07FC1"/>
    <w:rsid w:val="00D1096B"/>
    <w:rsid w:val="00D12381"/>
    <w:rsid w:val="00D12AD2"/>
    <w:rsid w:val="00D135A6"/>
    <w:rsid w:val="00D13A36"/>
    <w:rsid w:val="00D14C4D"/>
    <w:rsid w:val="00D16790"/>
    <w:rsid w:val="00D174E8"/>
    <w:rsid w:val="00D17A02"/>
    <w:rsid w:val="00D17A3B"/>
    <w:rsid w:val="00D20CBC"/>
    <w:rsid w:val="00D20FDE"/>
    <w:rsid w:val="00D26AF2"/>
    <w:rsid w:val="00D31F0A"/>
    <w:rsid w:val="00D33C9A"/>
    <w:rsid w:val="00D3491E"/>
    <w:rsid w:val="00D36A77"/>
    <w:rsid w:val="00D375CC"/>
    <w:rsid w:val="00D41D5A"/>
    <w:rsid w:val="00D41F5E"/>
    <w:rsid w:val="00D42558"/>
    <w:rsid w:val="00D4303B"/>
    <w:rsid w:val="00D443AC"/>
    <w:rsid w:val="00D4487D"/>
    <w:rsid w:val="00D46CBC"/>
    <w:rsid w:val="00D46CD5"/>
    <w:rsid w:val="00D4732A"/>
    <w:rsid w:val="00D50452"/>
    <w:rsid w:val="00D51315"/>
    <w:rsid w:val="00D527D9"/>
    <w:rsid w:val="00D52D74"/>
    <w:rsid w:val="00D5363B"/>
    <w:rsid w:val="00D54317"/>
    <w:rsid w:val="00D564C3"/>
    <w:rsid w:val="00D64320"/>
    <w:rsid w:val="00D64354"/>
    <w:rsid w:val="00D65012"/>
    <w:rsid w:val="00D6587B"/>
    <w:rsid w:val="00D70EEB"/>
    <w:rsid w:val="00D7144F"/>
    <w:rsid w:val="00D715F0"/>
    <w:rsid w:val="00D71902"/>
    <w:rsid w:val="00D73D7D"/>
    <w:rsid w:val="00D75441"/>
    <w:rsid w:val="00D7628F"/>
    <w:rsid w:val="00D7642A"/>
    <w:rsid w:val="00D827B6"/>
    <w:rsid w:val="00D83549"/>
    <w:rsid w:val="00D83818"/>
    <w:rsid w:val="00D844A9"/>
    <w:rsid w:val="00D8662F"/>
    <w:rsid w:val="00D90193"/>
    <w:rsid w:val="00D9171C"/>
    <w:rsid w:val="00D9222D"/>
    <w:rsid w:val="00D9415D"/>
    <w:rsid w:val="00D97406"/>
    <w:rsid w:val="00DA009A"/>
    <w:rsid w:val="00DA350C"/>
    <w:rsid w:val="00DA4061"/>
    <w:rsid w:val="00DA678B"/>
    <w:rsid w:val="00DA7863"/>
    <w:rsid w:val="00DB0EE4"/>
    <w:rsid w:val="00DB14AE"/>
    <w:rsid w:val="00DB1B7D"/>
    <w:rsid w:val="00DB2B3C"/>
    <w:rsid w:val="00DB2CE0"/>
    <w:rsid w:val="00DB35CB"/>
    <w:rsid w:val="00DB4C59"/>
    <w:rsid w:val="00DB582C"/>
    <w:rsid w:val="00DB6045"/>
    <w:rsid w:val="00DB7AFE"/>
    <w:rsid w:val="00DC0170"/>
    <w:rsid w:val="00DC37FE"/>
    <w:rsid w:val="00DC42AB"/>
    <w:rsid w:val="00DC459D"/>
    <w:rsid w:val="00DC70D8"/>
    <w:rsid w:val="00DC7325"/>
    <w:rsid w:val="00DD037E"/>
    <w:rsid w:val="00DD1178"/>
    <w:rsid w:val="00DD1D16"/>
    <w:rsid w:val="00DD73BD"/>
    <w:rsid w:val="00DE00FB"/>
    <w:rsid w:val="00DE1729"/>
    <w:rsid w:val="00DE1DD9"/>
    <w:rsid w:val="00DE20B7"/>
    <w:rsid w:val="00DE2C56"/>
    <w:rsid w:val="00DE43D6"/>
    <w:rsid w:val="00DE5940"/>
    <w:rsid w:val="00DE7130"/>
    <w:rsid w:val="00DE76F7"/>
    <w:rsid w:val="00DE7A0F"/>
    <w:rsid w:val="00DF3812"/>
    <w:rsid w:val="00DF4AF8"/>
    <w:rsid w:val="00DF558E"/>
    <w:rsid w:val="00DF6FE8"/>
    <w:rsid w:val="00E0033F"/>
    <w:rsid w:val="00E0094F"/>
    <w:rsid w:val="00E00977"/>
    <w:rsid w:val="00E0224E"/>
    <w:rsid w:val="00E04207"/>
    <w:rsid w:val="00E04E94"/>
    <w:rsid w:val="00E074CC"/>
    <w:rsid w:val="00E11058"/>
    <w:rsid w:val="00E1300C"/>
    <w:rsid w:val="00E13ABC"/>
    <w:rsid w:val="00E13C30"/>
    <w:rsid w:val="00E15677"/>
    <w:rsid w:val="00E1586F"/>
    <w:rsid w:val="00E169FE"/>
    <w:rsid w:val="00E1715B"/>
    <w:rsid w:val="00E178C6"/>
    <w:rsid w:val="00E2016B"/>
    <w:rsid w:val="00E202BB"/>
    <w:rsid w:val="00E21418"/>
    <w:rsid w:val="00E2147B"/>
    <w:rsid w:val="00E2182F"/>
    <w:rsid w:val="00E23749"/>
    <w:rsid w:val="00E247BE"/>
    <w:rsid w:val="00E34FC9"/>
    <w:rsid w:val="00E41277"/>
    <w:rsid w:val="00E4272B"/>
    <w:rsid w:val="00E4669D"/>
    <w:rsid w:val="00E46BC1"/>
    <w:rsid w:val="00E4721B"/>
    <w:rsid w:val="00E5153C"/>
    <w:rsid w:val="00E5490B"/>
    <w:rsid w:val="00E56895"/>
    <w:rsid w:val="00E57859"/>
    <w:rsid w:val="00E613F4"/>
    <w:rsid w:val="00E6199F"/>
    <w:rsid w:val="00E61A0C"/>
    <w:rsid w:val="00E62DFC"/>
    <w:rsid w:val="00E65198"/>
    <w:rsid w:val="00E70F76"/>
    <w:rsid w:val="00E714F4"/>
    <w:rsid w:val="00E71C18"/>
    <w:rsid w:val="00E738A0"/>
    <w:rsid w:val="00E74AAB"/>
    <w:rsid w:val="00E74AE3"/>
    <w:rsid w:val="00E74E9E"/>
    <w:rsid w:val="00E77DA6"/>
    <w:rsid w:val="00E80CDF"/>
    <w:rsid w:val="00E80D52"/>
    <w:rsid w:val="00E82925"/>
    <w:rsid w:val="00E832AD"/>
    <w:rsid w:val="00E84907"/>
    <w:rsid w:val="00E85173"/>
    <w:rsid w:val="00E85DFD"/>
    <w:rsid w:val="00E86360"/>
    <w:rsid w:val="00E87CE5"/>
    <w:rsid w:val="00E90E36"/>
    <w:rsid w:val="00E91A75"/>
    <w:rsid w:val="00E924EF"/>
    <w:rsid w:val="00E940FF"/>
    <w:rsid w:val="00E951E4"/>
    <w:rsid w:val="00E95E64"/>
    <w:rsid w:val="00E95F5B"/>
    <w:rsid w:val="00E977B5"/>
    <w:rsid w:val="00EA0E84"/>
    <w:rsid w:val="00EA1F0E"/>
    <w:rsid w:val="00EA292A"/>
    <w:rsid w:val="00EA4008"/>
    <w:rsid w:val="00EA4346"/>
    <w:rsid w:val="00EA7EC1"/>
    <w:rsid w:val="00EB1958"/>
    <w:rsid w:val="00EB25BA"/>
    <w:rsid w:val="00EB3001"/>
    <w:rsid w:val="00EB3340"/>
    <w:rsid w:val="00EB4374"/>
    <w:rsid w:val="00EB7766"/>
    <w:rsid w:val="00EB79EE"/>
    <w:rsid w:val="00EC143D"/>
    <w:rsid w:val="00EC27DE"/>
    <w:rsid w:val="00EC44D0"/>
    <w:rsid w:val="00EC4BE3"/>
    <w:rsid w:val="00EC62C4"/>
    <w:rsid w:val="00EC6BAA"/>
    <w:rsid w:val="00ED1DCD"/>
    <w:rsid w:val="00ED2918"/>
    <w:rsid w:val="00ED6585"/>
    <w:rsid w:val="00EE03B1"/>
    <w:rsid w:val="00EE3CCC"/>
    <w:rsid w:val="00EE44A9"/>
    <w:rsid w:val="00EE4D0B"/>
    <w:rsid w:val="00EE5FCF"/>
    <w:rsid w:val="00EE733C"/>
    <w:rsid w:val="00EF08A0"/>
    <w:rsid w:val="00EF23AA"/>
    <w:rsid w:val="00EF2F98"/>
    <w:rsid w:val="00EF39A8"/>
    <w:rsid w:val="00EF3C7F"/>
    <w:rsid w:val="00EF43C6"/>
    <w:rsid w:val="00EF45F7"/>
    <w:rsid w:val="00EF4A13"/>
    <w:rsid w:val="00EF7390"/>
    <w:rsid w:val="00F006D1"/>
    <w:rsid w:val="00F013EB"/>
    <w:rsid w:val="00F0144A"/>
    <w:rsid w:val="00F01EBC"/>
    <w:rsid w:val="00F02109"/>
    <w:rsid w:val="00F022B5"/>
    <w:rsid w:val="00F02A02"/>
    <w:rsid w:val="00F02AD7"/>
    <w:rsid w:val="00F03B43"/>
    <w:rsid w:val="00F067F5"/>
    <w:rsid w:val="00F06FD7"/>
    <w:rsid w:val="00F1109B"/>
    <w:rsid w:val="00F11AA2"/>
    <w:rsid w:val="00F12A30"/>
    <w:rsid w:val="00F12A52"/>
    <w:rsid w:val="00F15379"/>
    <w:rsid w:val="00F16C5B"/>
    <w:rsid w:val="00F174E5"/>
    <w:rsid w:val="00F20734"/>
    <w:rsid w:val="00F22418"/>
    <w:rsid w:val="00F22A18"/>
    <w:rsid w:val="00F236BB"/>
    <w:rsid w:val="00F24A0A"/>
    <w:rsid w:val="00F24CBD"/>
    <w:rsid w:val="00F25790"/>
    <w:rsid w:val="00F27765"/>
    <w:rsid w:val="00F27D85"/>
    <w:rsid w:val="00F31521"/>
    <w:rsid w:val="00F3205A"/>
    <w:rsid w:val="00F32B59"/>
    <w:rsid w:val="00F33256"/>
    <w:rsid w:val="00F33C5C"/>
    <w:rsid w:val="00F34D67"/>
    <w:rsid w:val="00F351D7"/>
    <w:rsid w:val="00F4076F"/>
    <w:rsid w:val="00F44CD9"/>
    <w:rsid w:val="00F44E18"/>
    <w:rsid w:val="00F4522D"/>
    <w:rsid w:val="00F45C5F"/>
    <w:rsid w:val="00F479F4"/>
    <w:rsid w:val="00F50347"/>
    <w:rsid w:val="00F5073D"/>
    <w:rsid w:val="00F52AE1"/>
    <w:rsid w:val="00F52C46"/>
    <w:rsid w:val="00F52E67"/>
    <w:rsid w:val="00F532C8"/>
    <w:rsid w:val="00F54F5A"/>
    <w:rsid w:val="00F54FB3"/>
    <w:rsid w:val="00F5624E"/>
    <w:rsid w:val="00F56375"/>
    <w:rsid w:val="00F609BF"/>
    <w:rsid w:val="00F61A0D"/>
    <w:rsid w:val="00F62F93"/>
    <w:rsid w:val="00F6301F"/>
    <w:rsid w:val="00F63F15"/>
    <w:rsid w:val="00F655E6"/>
    <w:rsid w:val="00F66544"/>
    <w:rsid w:val="00F70117"/>
    <w:rsid w:val="00F701D1"/>
    <w:rsid w:val="00F72621"/>
    <w:rsid w:val="00F72BF5"/>
    <w:rsid w:val="00F749D7"/>
    <w:rsid w:val="00F760E3"/>
    <w:rsid w:val="00F767EC"/>
    <w:rsid w:val="00F76972"/>
    <w:rsid w:val="00F77880"/>
    <w:rsid w:val="00F77F2F"/>
    <w:rsid w:val="00F822E6"/>
    <w:rsid w:val="00F8329E"/>
    <w:rsid w:val="00F8390A"/>
    <w:rsid w:val="00F83ECB"/>
    <w:rsid w:val="00F8777E"/>
    <w:rsid w:val="00F90E2E"/>
    <w:rsid w:val="00F913AA"/>
    <w:rsid w:val="00F91B1C"/>
    <w:rsid w:val="00F928F1"/>
    <w:rsid w:val="00F93E08"/>
    <w:rsid w:val="00F9597E"/>
    <w:rsid w:val="00F961FF"/>
    <w:rsid w:val="00F97AB0"/>
    <w:rsid w:val="00FA01C9"/>
    <w:rsid w:val="00FA141D"/>
    <w:rsid w:val="00FA60FD"/>
    <w:rsid w:val="00FB0913"/>
    <w:rsid w:val="00FB3B17"/>
    <w:rsid w:val="00FB41E9"/>
    <w:rsid w:val="00FB48BD"/>
    <w:rsid w:val="00FB6939"/>
    <w:rsid w:val="00FB6E0F"/>
    <w:rsid w:val="00FC26F2"/>
    <w:rsid w:val="00FC2BA6"/>
    <w:rsid w:val="00FC32A4"/>
    <w:rsid w:val="00FC425E"/>
    <w:rsid w:val="00FC4584"/>
    <w:rsid w:val="00FC4D61"/>
    <w:rsid w:val="00FC527C"/>
    <w:rsid w:val="00FC5DFB"/>
    <w:rsid w:val="00FC604D"/>
    <w:rsid w:val="00FC62F1"/>
    <w:rsid w:val="00FC7258"/>
    <w:rsid w:val="00FC73CD"/>
    <w:rsid w:val="00FC7D98"/>
    <w:rsid w:val="00FD0C46"/>
    <w:rsid w:val="00FD39E6"/>
    <w:rsid w:val="00FD404D"/>
    <w:rsid w:val="00FD4C2C"/>
    <w:rsid w:val="00FD50F9"/>
    <w:rsid w:val="00FD57FA"/>
    <w:rsid w:val="00FD7FF1"/>
    <w:rsid w:val="00FE1354"/>
    <w:rsid w:val="00FE1BD2"/>
    <w:rsid w:val="00FE20AF"/>
    <w:rsid w:val="00FE43E0"/>
    <w:rsid w:val="00FE508C"/>
    <w:rsid w:val="00FE6E68"/>
    <w:rsid w:val="00FE7E7E"/>
    <w:rsid w:val="00FF2341"/>
    <w:rsid w:val="00FF279C"/>
    <w:rsid w:val="00FF3848"/>
    <w:rsid w:val="00FF6B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7CF80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174E8"/>
    <w:rPr>
      <w:rFonts w:ascii="Times New Roman" w:hAnsi="Times New Roman" w:cs="Times New Roman"/>
      <w:lang w:eastAsia="en-GB"/>
    </w:rPr>
  </w:style>
  <w:style w:type="paragraph" w:styleId="Heading2">
    <w:name w:val="heading 2"/>
    <w:basedOn w:val="Normal"/>
    <w:link w:val="Heading2Char"/>
    <w:uiPriority w:val="9"/>
    <w:qFormat/>
    <w:rsid w:val="00286B9E"/>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C7035"/>
    <w:pPr>
      <w:spacing w:before="100" w:beforeAutospacing="1" w:after="100" w:afterAutospacing="1"/>
    </w:pPr>
  </w:style>
  <w:style w:type="character" w:customStyle="1" w:styleId="apple-converted-space">
    <w:name w:val="apple-converted-space"/>
    <w:basedOn w:val="DefaultParagraphFont"/>
    <w:rsid w:val="006C4213"/>
  </w:style>
  <w:style w:type="paragraph" w:styleId="Footer">
    <w:name w:val="footer"/>
    <w:basedOn w:val="Normal"/>
    <w:link w:val="FooterChar"/>
    <w:uiPriority w:val="99"/>
    <w:unhideWhenUsed/>
    <w:rsid w:val="00D4487D"/>
    <w:pPr>
      <w:tabs>
        <w:tab w:val="center" w:pos="4513"/>
        <w:tab w:val="right" w:pos="9026"/>
      </w:tabs>
    </w:pPr>
    <w:rPr>
      <w:rFonts w:asciiTheme="minorHAnsi" w:hAnsiTheme="minorHAnsi" w:cstheme="minorBidi"/>
      <w:lang w:eastAsia="en-US"/>
    </w:rPr>
  </w:style>
  <w:style w:type="character" w:customStyle="1" w:styleId="FooterChar">
    <w:name w:val="Footer Char"/>
    <w:basedOn w:val="DefaultParagraphFont"/>
    <w:link w:val="Footer"/>
    <w:uiPriority w:val="99"/>
    <w:rsid w:val="00D4487D"/>
  </w:style>
  <w:style w:type="character" w:styleId="PageNumber">
    <w:name w:val="page number"/>
    <w:basedOn w:val="DefaultParagraphFont"/>
    <w:uiPriority w:val="99"/>
    <w:semiHidden/>
    <w:unhideWhenUsed/>
    <w:rsid w:val="00D4487D"/>
  </w:style>
  <w:style w:type="paragraph" w:styleId="ListParagraph">
    <w:name w:val="List Paragraph"/>
    <w:basedOn w:val="Normal"/>
    <w:uiPriority w:val="34"/>
    <w:qFormat/>
    <w:rsid w:val="00BB7CC0"/>
    <w:pPr>
      <w:ind w:left="720"/>
      <w:contextualSpacing/>
    </w:pPr>
    <w:rPr>
      <w:rFonts w:asciiTheme="minorHAnsi" w:hAnsiTheme="minorHAnsi" w:cstheme="minorBidi"/>
      <w:lang w:eastAsia="en-US"/>
    </w:rPr>
  </w:style>
  <w:style w:type="character" w:styleId="HTMLCite">
    <w:name w:val="HTML Cite"/>
    <w:basedOn w:val="DefaultParagraphFont"/>
    <w:uiPriority w:val="99"/>
    <w:semiHidden/>
    <w:unhideWhenUsed/>
    <w:rsid w:val="00D375CC"/>
    <w:rPr>
      <w:i/>
      <w:iCs/>
    </w:rPr>
  </w:style>
  <w:style w:type="character" w:styleId="Hyperlink">
    <w:name w:val="Hyperlink"/>
    <w:basedOn w:val="DefaultParagraphFont"/>
    <w:uiPriority w:val="99"/>
    <w:unhideWhenUsed/>
    <w:rsid w:val="00D375CC"/>
    <w:rPr>
      <w:color w:val="0000FF"/>
      <w:u w:val="single"/>
    </w:rPr>
  </w:style>
  <w:style w:type="paragraph" w:styleId="FootnoteText">
    <w:name w:val="footnote text"/>
    <w:basedOn w:val="Normal"/>
    <w:link w:val="FootnoteTextChar"/>
    <w:uiPriority w:val="99"/>
    <w:unhideWhenUsed/>
    <w:rsid w:val="0020612D"/>
    <w:rPr>
      <w:rFonts w:asciiTheme="minorHAnsi" w:hAnsiTheme="minorHAnsi" w:cstheme="minorBidi"/>
      <w:lang w:eastAsia="en-US"/>
    </w:rPr>
  </w:style>
  <w:style w:type="character" w:customStyle="1" w:styleId="FootnoteTextChar">
    <w:name w:val="Footnote Text Char"/>
    <w:basedOn w:val="DefaultParagraphFont"/>
    <w:link w:val="FootnoteText"/>
    <w:uiPriority w:val="99"/>
    <w:rsid w:val="0020612D"/>
  </w:style>
  <w:style w:type="character" w:styleId="FootnoteReference">
    <w:name w:val="footnote reference"/>
    <w:basedOn w:val="DefaultParagraphFont"/>
    <w:uiPriority w:val="99"/>
    <w:unhideWhenUsed/>
    <w:rsid w:val="0020612D"/>
    <w:rPr>
      <w:vertAlign w:val="superscript"/>
    </w:rPr>
  </w:style>
  <w:style w:type="character" w:styleId="FollowedHyperlink">
    <w:name w:val="FollowedHyperlink"/>
    <w:basedOn w:val="DefaultParagraphFont"/>
    <w:uiPriority w:val="99"/>
    <w:semiHidden/>
    <w:unhideWhenUsed/>
    <w:rsid w:val="00591618"/>
    <w:rPr>
      <w:color w:val="954F72" w:themeColor="followedHyperlink"/>
      <w:u w:val="single"/>
    </w:rPr>
  </w:style>
  <w:style w:type="character" w:customStyle="1" w:styleId="nlmyear">
    <w:name w:val="nlm_year"/>
    <w:basedOn w:val="DefaultParagraphFont"/>
    <w:rsid w:val="0089661E"/>
  </w:style>
  <w:style w:type="character" w:customStyle="1" w:styleId="nlmarticle-title">
    <w:name w:val="nlm_article-title"/>
    <w:basedOn w:val="DefaultParagraphFont"/>
    <w:rsid w:val="0089661E"/>
  </w:style>
  <w:style w:type="character" w:customStyle="1" w:styleId="nlmpublisher-loc">
    <w:name w:val="nlm_publisher-loc"/>
    <w:basedOn w:val="DefaultParagraphFont"/>
    <w:rsid w:val="0089661E"/>
  </w:style>
  <w:style w:type="character" w:customStyle="1" w:styleId="nlmpublisher-name">
    <w:name w:val="nlm_publisher-name"/>
    <w:basedOn w:val="DefaultParagraphFont"/>
    <w:rsid w:val="0089661E"/>
  </w:style>
  <w:style w:type="character" w:styleId="Emphasis">
    <w:name w:val="Emphasis"/>
    <w:basedOn w:val="DefaultParagraphFont"/>
    <w:uiPriority w:val="20"/>
    <w:qFormat/>
    <w:rsid w:val="00D174E8"/>
    <w:rPr>
      <w:i/>
      <w:iCs/>
    </w:rPr>
  </w:style>
  <w:style w:type="character" w:customStyle="1" w:styleId="Heading2Char">
    <w:name w:val="Heading 2 Char"/>
    <w:basedOn w:val="DefaultParagraphFont"/>
    <w:link w:val="Heading2"/>
    <w:uiPriority w:val="9"/>
    <w:rsid w:val="00286B9E"/>
    <w:rPr>
      <w:rFonts w:ascii="Times New Roman" w:hAnsi="Times New Roman" w:cs="Times New Roman"/>
      <w:b/>
      <w:bCs/>
      <w:sz w:val="36"/>
      <w:szCs w:val="36"/>
      <w:lang w:eastAsia="en-GB"/>
    </w:rPr>
  </w:style>
  <w:style w:type="character" w:customStyle="1" w:styleId="size-xl">
    <w:name w:val="size-xl"/>
    <w:basedOn w:val="DefaultParagraphFont"/>
    <w:rsid w:val="00286B9E"/>
  </w:style>
  <w:style w:type="character" w:customStyle="1" w:styleId="size-m">
    <w:name w:val="size-m"/>
    <w:basedOn w:val="DefaultParagraphFont"/>
    <w:rsid w:val="00286B9E"/>
  </w:style>
  <w:style w:type="paragraph" w:styleId="BalloonText">
    <w:name w:val="Balloon Text"/>
    <w:basedOn w:val="Normal"/>
    <w:link w:val="BalloonTextChar"/>
    <w:uiPriority w:val="99"/>
    <w:semiHidden/>
    <w:unhideWhenUsed/>
    <w:rsid w:val="002F12EE"/>
    <w:rPr>
      <w:sz w:val="18"/>
      <w:szCs w:val="18"/>
    </w:rPr>
  </w:style>
  <w:style w:type="character" w:customStyle="1" w:styleId="BalloonTextChar">
    <w:name w:val="Balloon Text Char"/>
    <w:basedOn w:val="DefaultParagraphFont"/>
    <w:link w:val="BalloonText"/>
    <w:uiPriority w:val="99"/>
    <w:semiHidden/>
    <w:rsid w:val="002F12EE"/>
    <w:rPr>
      <w:rFonts w:ascii="Times New Roman" w:hAnsi="Times New Roman" w:cs="Times New Roman"/>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21466">
      <w:bodyDiv w:val="1"/>
      <w:marLeft w:val="0"/>
      <w:marRight w:val="0"/>
      <w:marTop w:val="0"/>
      <w:marBottom w:val="0"/>
      <w:divBdr>
        <w:top w:val="none" w:sz="0" w:space="0" w:color="auto"/>
        <w:left w:val="none" w:sz="0" w:space="0" w:color="auto"/>
        <w:bottom w:val="none" w:sz="0" w:space="0" w:color="auto"/>
        <w:right w:val="none" w:sz="0" w:space="0" w:color="auto"/>
      </w:divBdr>
    </w:div>
    <w:div w:id="30111223">
      <w:bodyDiv w:val="1"/>
      <w:marLeft w:val="0"/>
      <w:marRight w:val="0"/>
      <w:marTop w:val="0"/>
      <w:marBottom w:val="0"/>
      <w:divBdr>
        <w:top w:val="none" w:sz="0" w:space="0" w:color="auto"/>
        <w:left w:val="none" w:sz="0" w:space="0" w:color="auto"/>
        <w:bottom w:val="none" w:sz="0" w:space="0" w:color="auto"/>
        <w:right w:val="none" w:sz="0" w:space="0" w:color="auto"/>
      </w:divBdr>
    </w:div>
    <w:div w:id="53820724">
      <w:bodyDiv w:val="1"/>
      <w:marLeft w:val="0"/>
      <w:marRight w:val="0"/>
      <w:marTop w:val="0"/>
      <w:marBottom w:val="0"/>
      <w:divBdr>
        <w:top w:val="none" w:sz="0" w:space="0" w:color="auto"/>
        <w:left w:val="none" w:sz="0" w:space="0" w:color="auto"/>
        <w:bottom w:val="none" w:sz="0" w:space="0" w:color="auto"/>
        <w:right w:val="none" w:sz="0" w:space="0" w:color="auto"/>
      </w:divBdr>
    </w:div>
    <w:div w:id="142963965">
      <w:bodyDiv w:val="1"/>
      <w:marLeft w:val="0"/>
      <w:marRight w:val="0"/>
      <w:marTop w:val="0"/>
      <w:marBottom w:val="0"/>
      <w:divBdr>
        <w:top w:val="none" w:sz="0" w:space="0" w:color="auto"/>
        <w:left w:val="none" w:sz="0" w:space="0" w:color="auto"/>
        <w:bottom w:val="none" w:sz="0" w:space="0" w:color="auto"/>
        <w:right w:val="none" w:sz="0" w:space="0" w:color="auto"/>
      </w:divBdr>
      <w:divsChild>
        <w:div w:id="993410976">
          <w:marLeft w:val="0"/>
          <w:marRight w:val="0"/>
          <w:marTop w:val="0"/>
          <w:marBottom w:val="0"/>
          <w:divBdr>
            <w:top w:val="none" w:sz="0" w:space="0" w:color="auto"/>
            <w:left w:val="none" w:sz="0" w:space="0" w:color="auto"/>
            <w:bottom w:val="none" w:sz="0" w:space="0" w:color="auto"/>
            <w:right w:val="none" w:sz="0" w:space="0" w:color="auto"/>
          </w:divBdr>
          <w:divsChild>
            <w:div w:id="968824565">
              <w:marLeft w:val="0"/>
              <w:marRight w:val="0"/>
              <w:marTop w:val="0"/>
              <w:marBottom w:val="0"/>
              <w:divBdr>
                <w:top w:val="none" w:sz="0" w:space="0" w:color="auto"/>
                <w:left w:val="none" w:sz="0" w:space="0" w:color="auto"/>
                <w:bottom w:val="none" w:sz="0" w:space="0" w:color="auto"/>
                <w:right w:val="none" w:sz="0" w:space="0" w:color="auto"/>
              </w:divBdr>
              <w:divsChild>
                <w:div w:id="18930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1799">
      <w:bodyDiv w:val="1"/>
      <w:marLeft w:val="0"/>
      <w:marRight w:val="0"/>
      <w:marTop w:val="0"/>
      <w:marBottom w:val="0"/>
      <w:divBdr>
        <w:top w:val="none" w:sz="0" w:space="0" w:color="auto"/>
        <w:left w:val="none" w:sz="0" w:space="0" w:color="auto"/>
        <w:bottom w:val="none" w:sz="0" w:space="0" w:color="auto"/>
        <w:right w:val="none" w:sz="0" w:space="0" w:color="auto"/>
      </w:divBdr>
    </w:div>
    <w:div w:id="214464304">
      <w:bodyDiv w:val="1"/>
      <w:marLeft w:val="0"/>
      <w:marRight w:val="0"/>
      <w:marTop w:val="0"/>
      <w:marBottom w:val="0"/>
      <w:divBdr>
        <w:top w:val="none" w:sz="0" w:space="0" w:color="auto"/>
        <w:left w:val="none" w:sz="0" w:space="0" w:color="auto"/>
        <w:bottom w:val="none" w:sz="0" w:space="0" w:color="auto"/>
        <w:right w:val="none" w:sz="0" w:space="0" w:color="auto"/>
      </w:divBdr>
    </w:div>
    <w:div w:id="251940595">
      <w:bodyDiv w:val="1"/>
      <w:marLeft w:val="0"/>
      <w:marRight w:val="0"/>
      <w:marTop w:val="0"/>
      <w:marBottom w:val="0"/>
      <w:divBdr>
        <w:top w:val="none" w:sz="0" w:space="0" w:color="auto"/>
        <w:left w:val="none" w:sz="0" w:space="0" w:color="auto"/>
        <w:bottom w:val="none" w:sz="0" w:space="0" w:color="auto"/>
        <w:right w:val="none" w:sz="0" w:space="0" w:color="auto"/>
      </w:divBdr>
    </w:div>
    <w:div w:id="257833536">
      <w:bodyDiv w:val="1"/>
      <w:marLeft w:val="0"/>
      <w:marRight w:val="0"/>
      <w:marTop w:val="0"/>
      <w:marBottom w:val="0"/>
      <w:divBdr>
        <w:top w:val="none" w:sz="0" w:space="0" w:color="auto"/>
        <w:left w:val="none" w:sz="0" w:space="0" w:color="auto"/>
        <w:bottom w:val="none" w:sz="0" w:space="0" w:color="auto"/>
        <w:right w:val="none" w:sz="0" w:space="0" w:color="auto"/>
      </w:divBdr>
      <w:divsChild>
        <w:div w:id="1970360906">
          <w:marLeft w:val="0"/>
          <w:marRight w:val="0"/>
          <w:marTop w:val="0"/>
          <w:marBottom w:val="0"/>
          <w:divBdr>
            <w:top w:val="none" w:sz="0" w:space="0" w:color="auto"/>
            <w:left w:val="none" w:sz="0" w:space="0" w:color="auto"/>
            <w:bottom w:val="none" w:sz="0" w:space="0" w:color="auto"/>
            <w:right w:val="none" w:sz="0" w:space="0" w:color="auto"/>
          </w:divBdr>
          <w:divsChild>
            <w:div w:id="262998113">
              <w:marLeft w:val="0"/>
              <w:marRight w:val="0"/>
              <w:marTop w:val="0"/>
              <w:marBottom w:val="0"/>
              <w:divBdr>
                <w:top w:val="none" w:sz="0" w:space="0" w:color="auto"/>
                <w:left w:val="none" w:sz="0" w:space="0" w:color="auto"/>
                <w:bottom w:val="none" w:sz="0" w:space="0" w:color="auto"/>
                <w:right w:val="none" w:sz="0" w:space="0" w:color="auto"/>
              </w:divBdr>
              <w:divsChild>
                <w:div w:id="19715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43562">
      <w:bodyDiv w:val="1"/>
      <w:marLeft w:val="0"/>
      <w:marRight w:val="0"/>
      <w:marTop w:val="0"/>
      <w:marBottom w:val="0"/>
      <w:divBdr>
        <w:top w:val="none" w:sz="0" w:space="0" w:color="auto"/>
        <w:left w:val="none" w:sz="0" w:space="0" w:color="auto"/>
        <w:bottom w:val="none" w:sz="0" w:space="0" w:color="auto"/>
        <w:right w:val="none" w:sz="0" w:space="0" w:color="auto"/>
      </w:divBdr>
    </w:div>
    <w:div w:id="300694673">
      <w:bodyDiv w:val="1"/>
      <w:marLeft w:val="0"/>
      <w:marRight w:val="0"/>
      <w:marTop w:val="0"/>
      <w:marBottom w:val="0"/>
      <w:divBdr>
        <w:top w:val="none" w:sz="0" w:space="0" w:color="auto"/>
        <w:left w:val="none" w:sz="0" w:space="0" w:color="auto"/>
        <w:bottom w:val="none" w:sz="0" w:space="0" w:color="auto"/>
        <w:right w:val="none" w:sz="0" w:space="0" w:color="auto"/>
      </w:divBdr>
      <w:divsChild>
        <w:div w:id="163857119">
          <w:marLeft w:val="0"/>
          <w:marRight w:val="0"/>
          <w:marTop w:val="0"/>
          <w:marBottom w:val="0"/>
          <w:divBdr>
            <w:top w:val="none" w:sz="0" w:space="0" w:color="auto"/>
            <w:left w:val="none" w:sz="0" w:space="0" w:color="auto"/>
            <w:bottom w:val="none" w:sz="0" w:space="0" w:color="auto"/>
            <w:right w:val="none" w:sz="0" w:space="0" w:color="auto"/>
          </w:divBdr>
          <w:divsChild>
            <w:div w:id="1066074155">
              <w:marLeft w:val="0"/>
              <w:marRight w:val="0"/>
              <w:marTop w:val="0"/>
              <w:marBottom w:val="0"/>
              <w:divBdr>
                <w:top w:val="none" w:sz="0" w:space="0" w:color="auto"/>
                <w:left w:val="none" w:sz="0" w:space="0" w:color="auto"/>
                <w:bottom w:val="none" w:sz="0" w:space="0" w:color="auto"/>
                <w:right w:val="none" w:sz="0" w:space="0" w:color="auto"/>
              </w:divBdr>
              <w:divsChild>
                <w:div w:id="1588923151">
                  <w:marLeft w:val="0"/>
                  <w:marRight w:val="0"/>
                  <w:marTop w:val="0"/>
                  <w:marBottom w:val="0"/>
                  <w:divBdr>
                    <w:top w:val="none" w:sz="0" w:space="0" w:color="auto"/>
                    <w:left w:val="none" w:sz="0" w:space="0" w:color="auto"/>
                    <w:bottom w:val="none" w:sz="0" w:space="0" w:color="auto"/>
                    <w:right w:val="none" w:sz="0" w:space="0" w:color="auto"/>
                  </w:divBdr>
                  <w:divsChild>
                    <w:div w:id="12821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463473">
      <w:bodyDiv w:val="1"/>
      <w:marLeft w:val="0"/>
      <w:marRight w:val="0"/>
      <w:marTop w:val="0"/>
      <w:marBottom w:val="0"/>
      <w:divBdr>
        <w:top w:val="none" w:sz="0" w:space="0" w:color="auto"/>
        <w:left w:val="none" w:sz="0" w:space="0" w:color="auto"/>
        <w:bottom w:val="none" w:sz="0" w:space="0" w:color="auto"/>
        <w:right w:val="none" w:sz="0" w:space="0" w:color="auto"/>
      </w:divBdr>
      <w:divsChild>
        <w:div w:id="905727996">
          <w:marLeft w:val="0"/>
          <w:marRight w:val="0"/>
          <w:marTop w:val="0"/>
          <w:marBottom w:val="0"/>
          <w:divBdr>
            <w:top w:val="none" w:sz="0" w:space="0" w:color="auto"/>
            <w:left w:val="none" w:sz="0" w:space="0" w:color="auto"/>
            <w:bottom w:val="none" w:sz="0" w:space="0" w:color="auto"/>
            <w:right w:val="none" w:sz="0" w:space="0" w:color="auto"/>
          </w:divBdr>
          <w:divsChild>
            <w:div w:id="1285162326">
              <w:marLeft w:val="0"/>
              <w:marRight w:val="0"/>
              <w:marTop w:val="0"/>
              <w:marBottom w:val="0"/>
              <w:divBdr>
                <w:top w:val="none" w:sz="0" w:space="0" w:color="auto"/>
                <w:left w:val="none" w:sz="0" w:space="0" w:color="auto"/>
                <w:bottom w:val="none" w:sz="0" w:space="0" w:color="auto"/>
                <w:right w:val="none" w:sz="0" w:space="0" w:color="auto"/>
              </w:divBdr>
              <w:divsChild>
                <w:div w:id="89439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321839">
      <w:bodyDiv w:val="1"/>
      <w:marLeft w:val="0"/>
      <w:marRight w:val="0"/>
      <w:marTop w:val="0"/>
      <w:marBottom w:val="0"/>
      <w:divBdr>
        <w:top w:val="none" w:sz="0" w:space="0" w:color="auto"/>
        <w:left w:val="none" w:sz="0" w:space="0" w:color="auto"/>
        <w:bottom w:val="none" w:sz="0" w:space="0" w:color="auto"/>
        <w:right w:val="none" w:sz="0" w:space="0" w:color="auto"/>
      </w:divBdr>
      <w:divsChild>
        <w:div w:id="1554074810">
          <w:marLeft w:val="0"/>
          <w:marRight w:val="0"/>
          <w:marTop w:val="0"/>
          <w:marBottom w:val="0"/>
          <w:divBdr>
            <w:top w:val="none" w:sz="0" w:space="0" w:color="auto"/>
            <w:left w:val="none" w:sz="0" w:space="0" w:color="auto"/>
            <w:bottom w:val="none" w:sz="0" w:space="0" w:color="auto"/>
            <w:right w:val="none" w:sz="0" w:space="0" w:color="auto"/>
          </w:divBdr>
          <w:divsChild>
            <w:div w:id="819660286">
              <w:marLeft w:val="0"/>
              <w:marRight w:val="0"/>
              <w:marTop w:val="0"/>
              <w:marBottom w:val="0"/>
              <w:divBdr>
                <w:top w:val="none" w:sz="0" w:space="0" w:color="auto"/>
                <w:left w:val="none" w:sz="0" w:space="0" w:color="auto"/>
                <w:bottom w:val="none" w:sz="0" w:space="0" w:color="auto"/>
                <w:right w:val="none" w:sz="0" w:space="0" w:color="auto"/>
              </w:divBdr>
              <w:divsChild>
                <w:div w:id="2081362506">
                  <w:marLeft w:val="0"/>
                  <w:marRight w:val="0"/>
                  <w:marTop w:val="0"/>
                  <w:marBottom w:val="0"/>
                  <w:divBdr>
                    <w:top w:val="none" w:sz="0" w:space="0" w:color="auto"/>
                    <w:left w:val="none" w:sz="0" w:space="0" w:color="auto"/>
                    <w:bottom w:val="none" w:sz="0" w:space="0" w:color="auto"/>
                    <w:right w:val="none" w:sz="0" w:space="0" w:color="auto"/>
                  </w:divBdr>
                  <w:divsChild>
                    <w:div w:id="45078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485164">
      <w:bodyDiv w:val="1"/>
      <w:marLeft w:val="0"/>
      <w:marRight w:val="0"/>
      <w:marTop w:val="0"/>
      <w:marBottom w:val="0"/>
      <w:divBdr>
        <w:top w:val="none" w:sz="0" w:space="0" w:color="auto"/>
        <w:left w:val="none" w:sz="0" w:space="0" w:color="auto"/>
        <w:bottom w:val="none" w:sz="0" w:space="0" w:color="auto"/>
        <w:right w:val="none" w:sz="0" w:space="0" w:color="auto"/>
      </w:divBdr>
      <w:divsChild>
        <w:div w:id="524172279">
          <w:marLeft w:val="0"/>
          <w:marRight w:val="0"/>
          <w:marTop w:val="0"/>
          <w:marBottom w:val="0"/>
          <w:divBdr>
            <w:top w:val="none" w:sz="0" w:space="0" w:color="auto"/>
            <w:left w:val="none" w:sz="0" w:space="0" w:color="auto"/>
            <w:bottom w:val="none" w:sz="0" w:space="0" w:color="auto"/>
            <w:right w:val="none" w:sz="0" w:space="0" w:color="auto"/>
          </w:divBdr>
          <w:divsChild>
            <w:div w:id="1715694493">
              <w:marLeft w:val="0"/>
              <w:marRight w:val="0"/>
              <w:marTop w:val="0"/>
              <w:marBottom w:val="0"/>
              <w:divBdr>
                <w:top w:val="none" w:sz="0" w:space="0" w:color="auto"/>
                <w:left w:val="none" w:sz="0" w:space="0" w:color="auto"/>
                <w:bottom w:val="none" w:sz="0" w:space="0" w:color="auto"/>
                <w:right w:val="none" w:sz="0" w:space="0" w:color="auto"/>
              </w:divBdr>
              <w:divsChild>
                <w:div w:id="957298821">
                  <w:marLeft w:val="0"/>
                  <w:marRight w:val="0"/>
                  <w:marTop w:val="0"/>
                  <w:marBottom w:val="0"/>
                  <w:divBdr>
                    <w:top w:val="none" w:sz="0" w:space="0" w:color="auto"/>
                    <w:left w:val="none" w:sz="0" w:space="0" w:color="auto"/>
                    <w:bottom w:val="none" w:sz="0" w:space="0" w:color="auto"/>
                    <w:right w:val="none" w:sz="0" w:space="0" w:color="auto"/>
                  </w:divBdr>
                  <w:divsChild>
                    <w:div w:id="47926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002652">
      <w:bodyDiv w:val="1"/>
      <w:marLeft w:val="0"/>
      <w:marRight w:val="0"/>
      <w:marTop w:val="0"/>
      <w:marBottom w:val="0"/>
      <w:divBdr>
        <w:top w:val="none" w:sz="0" w:space="0" w:color="auto"/>
        <w:left w:val="none" w:sz="0" w:space="0" w:color="auto"/>
        <w:bottom w:val="none" w:sz="0" w:space="0" w:color="auto"/>
        <w:right w:val="none" w:sz="0" w:space="0" w:color="auto"/>
      </w:divBdr>
      <w:divsChild>
        <w:div w:id="1814908627">
          <w:marLeft w:val="0"/>
          <w:marRight w:val="0"/>
          <w:marTop w:val="0"/>
          <w:marBottom w:val="0"/>
          <w:divBdr>
            <w:top w:val="none" w:sz="0" w:space="0" w:color="auto"/>
            <w:left w:val="none" w:sz="0" w:space="0" w:color="auto"/>
            <w:bottom w:val="none" w:sz="0" w:space="0" w:color="auto"/>
            <w:right w:val="none" w:sz="0" w:space="0" w:color="auto"/>
          </w:divBdr>
          <w:divsChild>
            <w:div w:id="1397632269">
              <w:marLeft w:val="0"/>
              <w:marRight w:val="0"/>
              <w:marTop w:val="0"/>
              <w:marBottom w:val="0"/>
              <w:divBdr>
                <w:top w:val="none" w:sz="0" w:space="0" w:color="auto"/>
                <w:left w:val="none" w:sz="0" w:space="0" w:color="auto"/>
                <w:bottom w:val="none" w:sz="0" w:space="0" w:color="auto"/>
                <w:right w:val="none" w:sz="0" w:space="0" w:color="auto"/>
              </w:divBdr>
              <w:divsChild>
                <w:div w:id="19099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07579">
      <w:bodyDiv w:val="1"/>
      <w:marLeft w:val="0"/>
      <w:marRight w:val="0"/>
      <w:marTop w:val="0"/>
      <w:marBottom w:val="0"/>
      <w:divBdr>
        <w:top w:val="none" w:sz="0" w:space="0" w:color="auto"/>
        <w:left w:val="none" w:sz="0" w:space="0" w:color="auto"/>
        <w:bottom w:val="none" w:sz="0" w:space="0" w:color="auto"/>
        <w:right w:val="none" w:sz="0" w:space="0" w:color="auto"/>
      </w:divBdr>
      <w:divsChild>
        <w:div w:id="618071078">
          <w:marLeft w:val="0"/>
          <w:marRight w:val="0"/>
          <w:marTop w:val="0"/>
          <w:marBottom w:val="0"/>
          <w:divBdr>
            <w:top w:val="none" w:sz="0" w:space="0" w:color="auto"/>
            <w:left w:val="none" w:sz="0" w:space="0" w:color="auto"/>
            <w:bottom w:val="none" w:sz="0" w:space="0" w:color="auto"/>
            <w:right w:val="none" w:sz="0" w:space="0" w:color="auto"/>
          </w:divBdr>
          <w:divsChild>
            <w:div w:id="1652901540">
              <w:marLeft w:val="0"/>
              <w:marRight w:val="0"/>
              <w:marTop w:val="0"/>
              <w:marBottom w:val="0"/>
              <w:divBdr>
                <w:top w:val="none" w:sz="0" w:space="0" w:color="auto"/>
                <w:left w:val="none" w:sz="0" w:space="0" w:color="auto"/>
                <w:bottom w:val="none" w:sz="0" w:space="0" w:color="auto"/>
                <w:right w:val="none" w:sz="0" w:space="0" w:color="auto"/>
              </w:divBdr>
              <w:divsChild>
                <w:div w:id="3557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183331">
      <w:bodyDiv w:val="1"/>
      <w:marLeft w:val="0"/>
      <w:marRight w:val="0"/>
      <w:marTop w:val="0"/>
      <w:marBottom w:val="0"/>
      <w:divBdr>
        <w:top w:val="none" w:sz="0" w:space="0" w:color="auto"/>
        <w:left w:val="none" w:sz="0" w:space="0" w:color="auto"/>
        <w:bottom w:val="none" w:sz="0" w:space="0" w:color="auto"/>
        <w:right w:val="none" w:sz="0" w:space="0" w:color="auto"/>
      </w:divBdr>
    </w:div>
    <w:div w:id="733435721">
      <w:bodyDiv w:val="1"/>
      <w:marLeft w:val="0"/>
      <w:marRight w:val="0"/>
      <w:marTop w:val="0"/>
      <w:marBottom w:val="0"/>
      <w:divBdr>
        <w:top w:val="none" w:sz="0" w:space="0" w:color="auto"/>
        <w:left w:val="none" w:sz="0" w:space="0" w:color="auto"/>
        <w:bottom w:val="none" w:sz="0" w:space="0" w:color="auto"/>
        <w:right w:val="none" w:sz="0" w:space="0" w:color="auto"/>
      </w:divBdr>
    </w:div>
    <w:div w:id="768623232">
      <w:bodyDiv w:val="1"/>
      <w:marLeft w:val="0"/>
      <w:marRight w:val="0"/>
      <w:marTop w:val="0"/>
      <w:marBottom w:val="0"/>
      <w:divBdr>
        <w:top w:val="none" w:sz="0" w:space="0" w:color="auto"/>
        <w:left w:val="none" w:sz="0" w:space="0" w:color="auto"/>
        <w:bottom w:val="none" w:sz="0" w:space="0" w:color="auto"/>
        <w:right w:val="none" w:sz="0" w:space="0" w:color="auto"/>
      </w:divBdr>
    </w:div>
    <w:div w:id="785546423">
      <w:bodyDiv w:val="1"/>
      <w:marLeft w:val="0"/>
      <w:marRight w:val="0"/>
      <w:marTop w:val="0"/>
      <w:marBottom w:val="0"/>
      <w:divBdr>
        <w:top w:val="none" w:sz="0" w:space="0" w:color="auto"/>
        <w:left w:val="none" w:sz="0" w:space="0" w:color="auto"/>
        <w:bottom w:val="none" w:sz="0" w:space="0" w:color="auto"/>
        <w:right w:val="none" w:sz="0" w:space="0" w:color="auto"/>
      </w:divBdr>
    </w:div>
    <w:div w:id="834153745">
      <w:bodyDiv w:val="1"/>
      <w:marLeft w:val="0"/>
      <w:marRight w:val="0"/>
      <w:marTop w:val="0"/>
      <w:marBottom w:val="0"/>
      <w:divBdr>
        <w:top w:val="none" w:sz="0" w:space="0" w:color="auto"/>
        <w:left w:val="none" w:sz="0" w:space="0" w:color="auto"/>
        <w:bottom w:val="none" w:sz="0" w:space="0" w:color="auto"/>
        <w:right w:val="none" w:sz="0" w:space="0" w:color="auto"/>
      </w:divBdr>
    </w:div>
    <w:div w:id="870147935">
      <w:bodyDiv w:val="1"/>
      <w:marLeft w:val="0"/>
      <w:marRight w:val="0"/>
      <w:marTop w:val="0"/>
      <w:marBottom w:val="0"/>
      <w:divBdr>
        <w:top w:val="none" w:sz="0" w:space="0" w:color="auto"/>
        <w:left w:val="none" w:sz="0" w:space="0" w:color="auto"/>
        <w:bottom w:val="none" w:sz="0" w:space="0" w:color="auto"/>
        <w:right w:val="none" w:sz="0" w:space="0" w:color="auto"/>
      </w:divBdr>
    </w:div>
    <w:div w:id="1210844632">
      <w:bodyDiv w:val="1"/>
      <w:marLeft w:val="0"/>
      <w:marRight w:val="0"/>
      <w:marTop w:val="0"/>
      <w:marBottom w:val="0"/>
      <w:divBdr>
        <w:top w:val="none" w:sz="0" w:space="0" w:color="auto"/>
        <w:left w:val="none" w:sz="0" w:space="0" w:color="auto"/>
        <w:bottom w:val="none" w:sz="0" w:space="0" w:color="auto"/>
        <w:right w:val="none" w:sz="0" w:space="0" w:color="auto"/>
      </w:divBdr>
      <w:divsChild>
        <w:div w:id="1350448854">
          <w:marLeft w:val="0"/>
          <w:marRight w:val="0"/>
          <w:marTop w:val="0"/>
          <w:marBottom w:val="0"/>
          <w:divBdr>
            <w:top w:val="none" w:sz="0" w:space="0" w:color="auto"/>
            <w:left w:val="none" w:sz="0" w:space="0" w:color="auto"/>
            <w:bottom w:val="none" w:sz="0" w:space="0" w:color="auto"/>
            <w:right w:val="none" w:sz="0" w:space="0" w:color="auto"/>
          </w:divBdr>
          <w:divsChild>
            <w:div w:id="1238172247">
              <w:marLeft w:val="0"/>
              <w:marRight w:val="0"/>
              <w:marTop w:val="0"/>
              <w:marBottom w:val="0"/>
              <w:divBdr>
                <w:top w:val="none" w:sz="0" w:space="0" w:color="auto"/>
                <w:left w:val="none" w:sz="0" w:space="0" w:color="auto"/>
                <w:bottom w:val="none" w:sz="0" w:space="0" w:color="auto"/>
                <w:right w:val="none" w:sz="0" w:space="0" w:color="auto"/>
              </w:divBdr>
              <w:divsChild>
                <w:div w:id="880286720">
                  <w:marLeft w:val="0"/>
                  <w:marRight w:val="0"/>
                  <w:marTop w:val="0"/>
                  <w:marBottom w:val="0"/>
                  <w:divBdr>
                    <w:top w:val="none" w:sz="0" w:space="0" w:color="auto"/>
                    <w:left w:val="none" w:sz="0" w:space="0" w:color="auto"/>
                    <w:bottom w:val="none" w:sz="0" w:space="0" w:color="auto"/>
                    <w:right w:val="none" w:sz="0" w:space="0" w:color="auto"/>
                  </w:divBdr>
                  <w:divsChild>
                    <w:div w:id="145255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440376">
      <w:bodyDiv w:val="1"/>
      <w:marLeft w:val="0"/>
      <w:marRight w:val="0"/>
      <w:marTop w:val="0"/>
      <w:marBottom w:val="0"/>
      <w:divBdr>
        <w:top w:val="none" w:sz="0" w:space="0" w:color="auto"/>
        <w:left w:val="none" w:sz="0" w:space="0" w:color="auto"/>
        <w:bottom w:val="none" w:sz="0" w:space="0" w:color="auto"/>
        <w:right w:val="none" w:sz="0" w:space="0" w:color="auto"/>
      </w:divBdr>
    </w:div>
    <w:div w:id="1292905093">
      <w:bodyDiv w:val="1"/>
      <w:marLeft w:val="0"/>
      <w:marRight w:val="0"/>
      <w:marTop w:val="0"/>
      <w:marBottom w:val="0"/>
      <w:divBdr>
        <w:top w:val="none" w:sz="0" w:space="0" w:color="auto"/>
        <w:left w:val="none" w:sz="0" w:space="0" w:color="auto"/>
        <w:bottom w:val="none" w:sz="0" w:space="0" w:color="auto"/>
        <w:right w:val="none" w:sz="0" w:space="0" w:color="auto"/>
      </w:divBdr>
      <w:divsChild>
        <w:div w:id="1751537892">
          <w:marLeft w:val="0"/>
          <w:marRight w:val="0"/>
          <w:marTop w:val="0"/>
          <w:marBottom w:val="0"/>
          <w:divBdr>
            <w:top w:val="none" w:sz="0" w:space="0" w:color="auto"/>
            <w:left w:val="none" w:sz="0" w:space="0" w:color="auto"/>
            <w:bottom w:val="none" w:sz="0" w:space="0" w:color="auto"/>
            <w:right w:val="none" w:sz="0" w:space="0" w:color="auto"/>
          </w:divBdr>
          <w:divsChild>
            <w:div w:id="1682661899">
              <w:marLeft w:val="0"/>
              <w:marRight w:val="0"/>
              <w:marTop w:val="0"/>
              <w:marBottom w:val="0"/>
              <w:divBdr>
                <w:top w:val="none" w:sz="0" w:space="0" w:color="auto"/>
                <w:left w:val="none" w:sz="0" w:space="0" w:color="auto"/>
                <w:bottom w:val="none" w:sz="0" w:space="0" w:color="auto"/>
                <w:right w:val="none" w:sz="0" w:space="0" w:color="auto"/>
              </w:divBdr>
              <w:divsChild>
                <w:div w:id="20177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150168">
      <w:bodyDiv w:val="1"/>
      <w:marLeft w:val="0"/>
      <w:marRight w:val="0"/>
      <w:marTop w:val="0"/>
      <w:marBottom w:val="0"/>
      <w:divBdr>
        <w:top w:val="none" w:sz="0" w:space="0" w:color="auto"/>
        <w:left w:val="none" w:sz="0" w:space="0" w:color="auto"/>
        <w:bottom w:val="none" w:sz="0" w:space="0" w:color="auto"/>
        <w:right w:val="none" w:sz="0" w:space="0" w:color="auto"/>
      </w:divBdr>
      <w:divsChild>
        <w:div w:id="489251847">
          <w:marLeft w:val="1740"/>
          <w:marRight w:val="0"/>
          <w:marTop w:val="0"/>
          <w:marBottom w:val="0"/>
          <w:divBdr>
            <w:top w:val="none" w:sz="0" w:space="0" w:color="auto"/>
            <w:left w:val="none" w:sz="0" w:space="0" w:color="auto"/>
            <w:bottom w:val="none" w:sz="0" w:space="0" w:color="auto"/>
            <w:right w:val="none" w:sz="0" w:space="0" w:color="auto"/>
          </w:divBdr>
        </w:div>
        <w:div w:id="334379184">
          <w:marLeft w:val="1740"/>
          <w:marRight w:val="0"/>
          <w:marTop w:val="0"/>
          <w:marBottom w:val="0"/>
          <w:divBdr>
            <w:top w:val="none" w:sz="0" w:space="0" w:color="auto"/>
            <w:left w:val="none" w:sz="0" w:space="0" w:color="auto"/>
            <w:bottom w:val="none" w:sz="0" w:space="0" w:color="auto"/>
            <w:right w:val="none" w:sz="0" w:space="0" w:color="auto"/>
          </w:divBdr>
        </w:div>
        <w:div w:id="1626691022">
          <w:marLeft w:val="1740"/>
          <w:marRight w:val="0"/>
          <w:marTop w:val="0"/>
          <w:marBottom w:val="0"/>
          <w:divBdr>
            <w:top w:val="none" w:sz="0" w:space="0" w:color="auto"/>
            <w:left w:val="none" w:sz="0" w:space="0" w:color="auto"/>
            <w:bottom w:val="none" w:sz="0" w:space="0" w:color="auto"/>
            <w:right w:val="none" w:sz="0" w:space="0" w:color="auto"/>
          </w:divBdr>
        </w:div>
      </w:divsChild>
    </w:div>
    <w:div w:id="1504706946">
      <w:bodyDiv w:val="1"/>
      <w:marLeft w:val="0"/>
      <w:marRight w:val="0"/>
      <w:marTop w:val="0"/>
      <w:marBottom w:val="0"/>
      <w:divBdr>
        <w:top w:val="none" w:sz="0" w:space="0" w:color="auto"/>
        <w:left w:val="none" w:sz="0" w:space="0" w:color="auto"/>
        <w:bottom w:val="none" w:sz="0" w:space="0" w:color="auto"/>
        <w:right w:val="none" w:sz="0" w:space="0" w:color="auto"/>
      </w:divBdr>
      <w:divsChild>
        <w:div w:id="19282490">
          <w:marLeft w:val="0"/>
          <w:marRight w:val="0"/>
          <w:marTop w:val="0"/>
          <w:marBottom w:val="0"/>
          <w:divBdr>
            <w:top w:val="none" w:sz="0" w:space="0" w:color="auto"/>
            <w:left w:val="none" w:sz="0" w:space="0" w:color="auto"/>
            <w:bottom w:val="none" w:sz="0" w:space="0" w:color="auto"/>
            <w:right w:val="none" w:sz="0" w:space="0" w:color="auto"/>
          </w:divBdr>
          <w:divsChild>
            <w:div w:id="1020933174">
              <w:marLeft w:val="0"/>
              <w:marRight w:val="0"/>
              <w:marTop w:val="0"/>
              <w:marBottom w:val="0"/>
              <w:divBdr>
                <w:top w:val="none" w:sz="0" w:space="0" w:color="auto"/>
                <w:left w:val="none" w:sz="0" w:space="0" w:color="auto"/>
                <w:bottom w:val="none" w:sz="0" w:space="0" w:color="auto"/>
                <w:right w:val="none" w:sz="0" w:space="0" w:color="auto"/>
              </w:divBdr>
              <w:divsChild>
                <w:div w:id="2091923588">
                  <w:marLeft w:val="0"/>
                  <w:marRight w:val="0"/>
                  <w:marTop w:val="0"/>
                  <w:marBottom w:val="0"/>
                  <w:divBdr>
                    <w:top w:val="none" w:sz="0" w:space="0" w:color="auto"/>
                    <w:left w:val="none" w:sz="0" w:space="0" w:color="auto"/>
                    <w:bottom w:val="none" w:sz="0" w:space="0" w:color="auto"/>
                    <w:right w:val="none" w:sz="0" w:space="0" w:color="auto"/>
                  </w:divBdr>
                  <w:divsChild>
                    <w:div w:id="707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35296">
      <w:bodyDiv w:val="1"/>
      <w:marLeft w:val="0"/>
      <w:marRight w:val="0"/>
      <w:marTop w:val="0"/>
      <w:marBottom w:val="0"/>
      <w:divBdr>
        <w:top w:val="none" w:sz="0" w:space="0" w:color="auto"/>
        <w:left w:val="none" w:sz="0" w:space="0" w:color="auto"/>
        <w:bottom w:val="none" w:sz="0" w:space="0" w:color="auto"/>
        <w:right w:val="none" w:sz="0" w:space="0" w:color="auto"/>
      </w:divBdr>
      <w:divsChild>
        <w:div w:id="798649304">
          <w:marLeft w:val="0"/>
          <w:marRight w:val="0"/>
          <w:marTop w:val="0"/>
          <w:marBottom w:val="0"/>
          <w:divBdr>
            <w:top w:val="none" w:sz="0" w:space="0" w:color="auto"/>
            <w:left w:val="none" w:sz="0" w:space="0" w:color="auto"/>
            <w:bottom w:val="none" w:sz="0" w:space="0" w:color="auto"/>
            <w:right w:val="none" w:sz="0" w:space="0" w:color="auto"/>
          </w:divBdr>
          <w:divsChild>
            <w:div w:id="9911471">
              <w:marLeft w:val="0"/>
              <w:marRight w:val="0"/>
              <w:marTop w:val="0"/>
              <w:marBottom w:val="0"/>
              <w:divBdr>
                <w:top w:val="none" w:sz="0" w:space="0" w:color="auto"/>
                <w:left w:val="none" w:sz="0" w:space="0" w:color="auto"/>
                <w:bottom w:val="none" w:sz="0" w:space="0" w:color="auto"/>
                <w:right w:val="none" w:sz="0" w:space="0" w:color="auto"/>
              </w:divBdr>
              <w:divsChild>
                <w:div w:id="1797792624">
                  <w:marLeft w:val="0"/>
                  <w:marRight w:val="0"/>
                  <w:marTop w:val="0"/>
                  <w:marBottom w:val="0"/>
                  <w:divBdr>
                    <w:top w:val="none" w:sz="0" w:space="0" w:color="auto"/>
                    <w:left w:val="none" w:sz="0" w:space="0" w:color="auto"/>
                    <w:bottom w:val="none" w:sz="0" w:space="0" w:color="auto"/>
                    <w:right w:val="none" w:sz="0" w:space="0" w:color="auto"/>
                  </w:divBdr>
                  <w:divsChild>
                    <w:div w:id="65530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632814">
      <w:bodyDiv w:val="1"/>
      <w:marLeft w:val="0"/>
      <w:marRight w:val="0"/>
      <w:marTop w:val="0"/>
      <w:marBottom w:val="0"/>
      <w:divBdr>
        <w:top w:val="none" w:sz="0" w:space="0" w:color="auto"/>
        <w:left w:val="none" w:sz="0" w:space="0" w:color="auto"/>
        <w:bottom w:val="none" w:sz="0" w:space="0" w:color="auto"/>
        <w:right w:val="none" w:sz="0" w:space="0" w:color="auto"/>
      </w:divBdr>
      <w:divsChild>
        <w:div w:id="1529180484">
          <w:marLeft w:val="0"/>
          <w:marRight w:val="0"/>
          <w:marTop w:val="0"/>
          <w:marBottom w:val="0"/>
          <w:divBdr>
            <w:top w:val="none" w:sz="0" w:space="0" w:color="auto"/>
            <w:left w:val="none" w:sz="0" w:space="0" w:color="auto"/>
            <w:bottom w:val="none" w:sz="0" w:space="0" w:color="auto"/>
            <w:right w:val="none" w:sz="0" w:space="0" w:color="auto"/>
          </w:divBdr>
          <w:divsChild>
            <w:div w:id="417363605">
              <w:marLeft w:val="0"/>
              <w:marRight w:val="0"/>
              <w:marTop w:val="0"/>
              <w:marBottom w:val="0"/>
              <w:divBdr>
                <w:top w:val="none" w:sz="0" w:space="0" w:color="auto"/>
                <w:left w:val="none" w:sz="0" w:space="0" w:color="auto"/>
                <w:bottom w:val="none" w:sz="0" w:space="0" w:color="auto"/>
                <w:right w:val="none" w:sz="0" w:space="0" w:color="auto"/>
              </w:divBdr>
              <w:divsChild>
                <w:div w:id="19792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607770">
      <w:bodyDiv w:val="1"/>
      <w:marLeft w:val="0"/>
      <w:marRight w:val="0"/>
      <w:marTop w:val="0"/>
      <w:marBottom w:val="0"/>
      <w:divBdr>
        <w:top w:val="none" w:sz="0" w:space="0" w:color="auto"/>
        <w:left w:val="none" w:sz="0" w:space="0" w:color="auto"/>
        <w:bottom w:val="none" w:sz="0" w:space="0" w:color="auto"/>
        <w:right w:val="none" w:sz="0" w:space="0" w:color="auto"/>
      </w:divBdr>
    </w:div>
    <w:div w:id="1587877938">
      <w:bodyDiv w:val="1"/>
      <w:marLeft w:val="0"/>
      <w:marRight w:val="0"/>
      <w:marTop w:val="0"/>
      <w:marBottom w:val="0"/>
      <w:divBdr>
        <w:top w:val="none" w:sz="0" w:space="0" w:color="auto"/>
        <w:left w:val="none" w:sz="0" w:space="0" w:color="auto"/>
        <w:bottom w:val="none" w:sz="0" w:space="0" w:color="auto"/>
        <w:right w:val="none" w:sz="0" w:space="0" w:color="auto"/>
      </w:divBdr>
      <w:divsChild>
        <w:div w:id="1870024352">
          <w:marLeft w:val="0"/>
          <w:marRight w:val="0"/>
          <w:marTop w:val="0"/>
          <w:marBottom w:val="0"/>
          <w:divBdr>
            <w:top w:val="none" w:sz="0" w:space="0" w:color="auto"/>
            <w:left w:val="none" w:sz="0" w:space="0" w:color="auto"/>
            <w:bottom w:val="none" w:sz="0" w:space="0" w:color="auto"/>
            <w:right w:val="none" w:sz="0" w:space="0" w:color="auto"/>
          </w:divBdr>
          <w:divsChild>
            <w:div w:id="522859933">
              <w:marLeft w:val="0"/>
              <w:marRight w:val="0"/>
              <w:marTop w:val="0"/>
              <w:marBottom w:val="0"/>
              <w:divBdr>
                <w:top w:val="none" w:sz="0" w:space="0" w:color="auto"/>
                <w:left w:val="none" w:sz="0" w:space="0" w:color="auto"/>
                <w:bottom w:val="none" w:sz="0" w:space="0" w:color="auto"/>
                <w:right w:val="none" w:sz="0" w:space="0" w:color="auto"/>
              </w:divBdr>
              <w:divsChild>
                <w:div w:id="443505404">
                  <w:marLeft w:val="0"/>
                  <w:marRight w:val="0"/>
                  <w:marTop w:val="0"/>
                  <w:marBottom w:val="0"/>
                  <w:divBdr>
                    <w:top w:val="none" w:sz="0" w:space="0" w:color="auto"/>
                    <w:left w:val="none" w:sz="0" w:space="0" w:color="auto"/>
                    <w:bottom w:val="none" w:sz="0" w:space="0" w:color="auto"/>
                    <w:right w:val="none" w:sz="0" w:space="0" w:color="auto"/>
                  </w:divBdr>
                  <w:divsChild>
                    <w:div w:id="82085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540491">
      <w:bodyDiv w:val="1"/>
      <w:marLeft w:val="0"/>
      <w:marRight w:val="0"/>
      <w:marTop w:val="0"/>
      <w:marBottom w:val="0"/>
      <w:divBdr>
        <w:top w:val="none" w:sz="0" w:space="0" w:color="auto"/>
        <w:left w:val="none" w:sz="0" w:space="0" w:color="auto"/>
        <w:bottom w:val="none" w:sz="0" w:space="0" w:color="auto"/>
        <w:right w:val="none" w:sz="0" w:space="0" w:color="auto"/>
      </w:divBdr>
      <w:divsChild>
        <w:div w:id="18169733">
          <w:marLeft w:val="0"/>
          <w:marRight w:val="0"/>
          <w:marTop w:val="0"/>
          <w:marBottom w:val="0"/>
          <w:divBdr>
            <w:top w:val="none" w:sz="0" w:space="0" w:color="auto"/>
            <w:left w:val="none" w:sz="0" w:space="0" w:color="auto"/>
            <w:bottom w:val="none" w:sz="0" w:space="0" w:color="auto"/>
            <w:right w:val="none" w:sz="0" w:space="0" w:color="auto"/>
          </w:divBdr>
          <w:divsChild>
            <w:div w:id="1728062923">
              <w:marLeft w:val="0"/>
              <w:marRight w:val="0"/>
              <w:marTop w:val="0"/>
              <w:marBottom w:val="0"/>
              <w:divBdr>
                <w:top w:val="none" w:sz="0" w:space="0" w:color="auto"/>
                <w:left w:val="none" w:sz="0" w:space="0" w:color="auto"/>
                <w:bottom w:val="none" w:sz="0" w:space="0" w:color="auto"/>
                <w:right w:val="none" w:sz="0" w:space="0" w:color="auto"/>
              </w:divBdr>
              <w:divsChild>
                <w:div w:id="18856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136170">
      <w:bodyDiv w:val="1"/>
      <w:marLeft w:val="0"/>
      <w:marRight w:val="0"/>
      <w:marTop w:val="0"/>
      <w:marBottom w:val="0"/>
      <w:divBdr>
        <w:top w:val="none" w:sz="0" w:space="0" w:color="auto"/>
        <w:left w:val="none" w:sz="0" w:space="0" w:color="auto"/>
        <w:bottom w:val="none" w:sz="0" w:space="0" w:color="auto"/>
        <w:right w:val="none" w:sz="0" w:space="0" w:color="auto"/>
      </w:divBdr>
    </w:div>
    <w:div w:id="1683848792">
      <w:bodyDiv w:val="1"/>
      <w:marLeft w:val="0"/>
      <w:marRight w:val="0"/>
      <w:marTop w:val="0"/>
      <w:marBottom w:val="0"/>
      <w:divBdr>
        <w:top w:val="none" w:sz="0" w:space="0" w:color="auto"/>
        <w:left w:val="none" w:sz="0" w:space="0" w:color="auto"/>
        <w:bottom w:val="none" w:sz="0" w:space="0" w:color="auto"/>
        <w:right w:val="none" w:sz="0" w:space="0" w:color="auto"/>
      </w:divBdr>
    </w:div>
    <w:div w:id="1684671839">
      <w:bodyDiv w:val="1"/>
      <w:marLeft w:val="0"/>
      <w:marRight w:val="0"/>
      <w:marTop w:val="0"/>
      <w:marBottom w:val="0"/>
      <w:divBdr>
        <w:top w:val="none" w:sz="0" w:space="0" w:color="auto"/>
        <w:left w:val="none" w:sz="0" w:space="0" w:color="auto"/>
        <w:bottom w:val="none" w:sz="0" w:space="0" w:color="auto"/>
        <w:right w:val="none" w:sz="0" w:space="0" w:color="auto"/>
      </w:divBdr>
    </w:div>
    <w:div w:id="1735547560">
      <w:bodyDiv w:val="1"/>
      <w:marLeft w:val="0"/>
      <w:marRight w:val="0"/>
      <w:marTop w:val="0"/>
      <w:marBottom w:val="0"/>
      <w:divBdr>
        <w:top w:val="none" w:sz="0" w:space="0" w:color="auto"/>
        <w:left w:val="none" w:sz="0" w:space="0" w:color="auto"/>
        <w:bottom w:val="none" w:sz="0" w:space="0" w:color="auto"/>
        <w:right w:val="none" w:sz="0" w:space="0" w:color="auto"/>
      </w:divBdr>
    </w:div>
    <w:div w:id="1746998516">
      <w:bodyDiv w:val="1"/>
      <w:marLeft w:val="0"/>
      <w:marRight w:val="0"/>
      <w:marTop w:val="0"/>
      <w:marBottom w:val="0"/>
      <w:divBdr>
        <w:top w:val="none" w:sz="0" w:space="0" w:color="auto"/>
        <w:left w:val="none" w:sz="0" w:space="0" w:color="auto"/>
        <w:bottom w:val="none" w:sz="0" w:space="0" w:color="auto"/>
        <w:right w:val="none" w:sz="0" w:space="0" w:color="auto"/>
      </w:divBdr>
      <w:divsChild>
        <w:div w:id="943994399">
          <w:marLeft w:val="0"/>
          <w:marRight w:val="0"/>
          <w:marTop w:val="0"/>
          <w:marBottom w:val="0"/>
          <w:divBdr>
            <w:top w:val="none" w:sz="0" w:space="0" w:color="auto"/>
            <w:left w:val="none" w:sz="0" w:space="0" w:color="auto"/>
            <w:bottom w:val="none" w:sz="0" w:space="0" w:color="auto"/>
            <w:right w:val="none" w:sz="0" w:space="0" w:color="auto"/>
          </w:divBdr>
          <w:divsChild>
            <w:div w:id="1249340001">
              <w:marLeft w:val="0"/>
              <w:marRight w:val="0"/>
              <w:marTop w:val="0"/>
              <w:marBottom w:val="0"/>
              <w:divBdr>
                <w:top w:val="none" w:sz="0" w:space="0" w:color="auto"/>
                <w:left w:val="none" w:sz="0" w:space="0" w:color="auto"/>
                <w:bottom w:val="none" w:sz="0" w:space="0" w:color="auto"/>
                <w:right w:val="none" w:sz="0" w:space="0" w:color="auto"/>
              </w:divBdr>
              <w:divsChild>
                <w:div w:id="131950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046548">
      <w:bodyDiv w:val="1"/>
      <w:marLeft w:val="0"/>
      <w:marRight w:val="0"/>
      <w:marTop w:val="0"/>
      <w:marBottom w:val="0"/>
      <w:divBdr>
        <w:top w:val="none" w:sz="0" w:space="0" w:color="auto"/>
        <w:left w:val="none" w:sz="0" w:space="0" w:color="auto"/>
        <w:bottom w:val="none" w:sz="0" w:space="0" w:color="auto"/>
        <w:right w:val="none" w:sz="0" w:space="0" w:color="auto"/>
      </w:divBdr>
      <w:divsChild>
        <w:div w:id="593904187">
          <w:marLeft w:val="0"/>
          <w:marRight w:val="0"/>
          <w:marTop w:val="0"/>
          <w:marBottom w:val="0"/>
          <w:divBdr>
            <w:top w:val="none" w:sz="0" w:space="0" w:color="auto"/>
            <w:left w:val="none" w:sz="0" w:space="0" w:color="auto"/>
            <w:bottom w:val="none" w:sz="0" w:space="0" w:color="auto"/>
            <w:right w:val="none" w:sz="0" w:space="0" w:color="auto"/>
          </w:divBdr>
          <w:divsChild>
            <w:div w:id="1198083639">
              <w:marLeft w:val="0"/>
              <w:marRight w:val="0"/>
              <w:marTop w:val="0"/>
              <w:marBottom w:val="0"/>
              <w:divBdr>
                <w:top w:val="none" w:sz="0" w:space="0" w:color="auto"/>
                <w:left w:val="none" w:sz="0" w:space="0" w:color="auto"/>
                <w:bottom w:val="none" w:sz="0" w:space="0" w:color="auto"/>
                <w:right w:val="none" w:sz="0" w:space="0" w:color="auto"/>
              </w:divBdr>
              <w:divsChild>
                <w:div w:id="20889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35903">
      <w:bodyDiv w:val="1"/>
      <w:marLeft w:val="0"/>
      <w:marRight w:val="0"/>
      <w:marTop w:val="0"/>
      <w:marBottom w:val="0"/>
      <w:divBdr>
        <w:top w:val="none" w:sz="0" w:space="0" w:color="auto"/>
        <w:left w:val="none" w:sz="0" w:space="0" w:color="auto"/>
        <w:bottom w:val="none" w:sz="0" w:space="0" w:color="auto"/>
        <w:right w:val="none" w:sz="0" w:space="0" w:color="auto"/>
      </w:divBdr>
      <w:divsChild>
        <w:div w:id="880629856">
          <w:marLeft w:val="0"/>
          <w:marRight w:val="0"/>
          <w:marTop w:val="0"/>
          <w:marBottom w:val="0"/>
          <w:divBdr>
            <w:top w:val="none" w:sz="0" w:space="0" w:color="auto"/>
            <w:left w:val="none" w:sz="0" w:space="0" w:color="auto"/>
            <w:bottom w:val="none" w:sz="0" w:space="0" w:color="auto"/>
            <w:right w:val="none" w:sz="0" w:space="0" w:color="auto"/>
          </w:divBdr>
          <w:divsChild>
            <w:div w:id="1452017607">
              <w:marLeft w:val="0"/>
              <w:marRight w:val="0"/>
              <w:marTop w:val="0"/>
              <w:marBottom w:val="0"/>
              <w:divBdr>
                <w:top w:val="none" w:sz="0" w:space="0" w:color="auto"/>
                <w:left w:val="none" w:sz="0" w:space="0" w:color="auto"/>
                <w:bottom w:val="none" w:sz="0" w:space="0" w:color="auto"/>
                <w:right w:val="none" w:sz="0" w:space="0" w:color="auto"/>
              </w:divBdr>
              <w:divsChild>
                <w:div w:id="1436751275">
                  <w:marLeft w:val="0"/>
                  <w:marRight w:val="0"/>
                  <w:marTop w:val="0"/>
                  <w:marBottom w:val="0"/>
                  <w:divBdr>
                    <w:top w:val="none" w:sz="0" w:space="0" w:color="auto"/>
                    <w:left w:val="none" w:sz="0" w:space="0" w:color="auto"/>
                    <w:bottom w:val="none" w:sz="0" w:space="0" w:color="auto"/>
                    <w:right w:val="none" w:sz="0" w:space="0" w:color="auto"/>
                  </w:divBdr>
                </w:div>
              </w:divsChild>
            </w:div>
            <w:div w:id="1553425219">
              <w:marLeft w:val="0"/>
              <w:marRight w:val="0"/>
              <w:marTop w:val="0"/>
              <w:marBottom w:val="0"/>
              <w:divBdr>
                <w:top w:val="none" w:sz="0" w:space="0" w:color="auto"/>
                <w:left w:val="none" w:sz="0" w:space="0" w:color="auto"/>
                <w:bottom w:val="none" w:sz="0" w:space="0" w:color="auto"/>
                <w:right w:val="none" w:sz="0" w:space="0" w:color="auto"/>
              </w:divBdr>
              <w:divsChild>
                <w:div w:id="1834056861">
                  <w:marLeft w:val="0"/>
                  <w:marRight w:val="0"/>
                  <w:marTop w:val="0"/>
                  <w:marBottom w:val="0"/>
                  <w:divBdr>
                    <w:top w:val="none" w:sz="0" w:space="0" w:color="auto"/>
                    <w:left w:val="none" w:sz="0" w:space="0" w:color="auto"/>
                    <w:bottom w:val="none" w:sz="0" w:space="0" w:color="auto"/>
                    <w:right w:val="none" w:sz="0" w:space="0" w:color="auto"/>
                  </w:divBdr>
                </w:div>
                <w:div w:id="88698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0461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s://www.rand.org/content/dam/rand/pubs/papers/2006/P3244.pdf" TargetMode="External"/><Relationship Id="rId20" Type="http://schemas.openxmlformats.org/officeDocument/2006/relationships/footer" Target="footer2.xml"/><Relationship Id="rId21" Type="http://schemas.openxmlformats.org/officeDocument/2006/relationships/fontTable" Target="fontTable.xml"/><Relationship Id="rId22" Type="http://schemas.microsoft.com/office/2011/relationships/people" Target="people.xml"/><Relationship Id="rId23" Type="http://schemas.openxmlformats.org/officeDocument/2006/relationships/theme" Target="theme/theme1.xml"/><Relationship Id="rId10" Type="http://schemas.openxmlformats.org/officeDocument/2006/relationships/hyperlink" Target="https://ec.europa.eu/digital-single-market/en/artificial-intelligence" TargetMode="External"/><Relationship Id="rId11" Type="http://schemas.openxmlformats.org/officeDocument/2006/relationships/hyperlink" Target="https://www.whitehouse.gov/sites/whitehouse.gov/files/images/EMBARGOED%20AI%20Economy%20Report.pdf" TargetMode="External"/><Relationship Id="rId12" Type="http://schemas.openxmlformats.org/officeDocument/2006/relationships/hyperlink" Target="https://www.oxfordmartin.ox.ac.uk/downloads/academic/The_Future_of_Employment.pdf" TargetMode="External"/><Relationship Id="rId13" Type="http://schemas.openxmlformats.org/officeDocument/2006/relationships/hyperlink" Target="https://www.gov.uk/government/uploads/system/uploads/attachment_data/file/682579/computational-modelling-blackett-review.pdf" TargetMode="External"/><Relationship Id="rId14" Type="http://schemas.openxmlformats.org/officeDocument/2006/relationships/hyperlink" Target="https://www.weforum.org/agenda/2016/01/the-10-skills-you-need-to-thrive-in-the-fourth-industrial-revolution/" TargetMode="External"/><Relationship Id="rId15" Type="http://schemas.openxmlformats.org/officeDocument/2006/relationships/hyperlink" Target="https://publications.parliament.uk/pa/ld201719/ldselect/ldai/100/100.pdf" TargetMode="External"/><Relationship Id="rId16" Type="http://schemas.openxmlformats.org/officeDocument/2006/relationships/hyperlink" Target="http://www.soumu.go.jp/johotsusintokei/whitepaper/eng/WP2016/2016-index.html" TargetMode="External"/><Relationship Id="rId17" Type="http://schemas.openxmlformats.org/officeDocument/2006/relationships/hyperlink" Target="http://dx.doi.org/10.1787/2e2f4eea-en" TargetMode="External"/><Relationship Id="rId18" Type="http://schemas.openxmlformats.org/officeDocument/2006/relationships/hyperlink" Target="https://doi.org/10.1093/mind/LIX.236.433" TargetMode="External"/><Relationship Id="rId19" Type="http://schemas.openxmlformats.org/officeDocument/2006/relationships/footer" Target="footer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www.defenseone.com/ideas/2018/04/russia-races-forward-ai-development/147178/" TargetMode="External"/><Relationship Id="rId8" Type="http://schemas.openxmlformats.org/officeDocument/2006/relationships/hyperlink" Target="https://www.fhi.ox.ac.uk/wp-content/uploads/Deciphering_Chinas_AI-Drea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13421</Words>
  <Characters>76501</Characters>
  <Application>Microsoft Macintosh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89743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2019-04-07T08:29:00Z</cp:lastPrinted>
  <dcterms:created xsi:type="dcterms:W3CDTF">2019-04-16T13:21:00Z</dcterms:created>
  <dcterms:modified xsi:type="dcterms:W3CDTF">2019-04-16T13:21:00Z</dcterms:modified>
</cp:coreProperties>
</file>